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4748A" w14:textId="16B786BC" w:rsidR="003359E1" w:rsidRPr="003359E1" w:rsidRDefault="001B0DD5" w:rsidP="004605B6">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Báo cáo nghiên cứu </w:t>
      </w:r>
      <w:r w:rsidR="003359E1">
        <w:rPr>
          <w:rFonts w:ascii="Times New Roman" w:eastAsia="Times New Roman" w:hAnsi="Times New Roman" w:cs="Times New Roman"/>
          <w:b/>
          <w:sz w:val="28"/>
        </w:rPr>
        <w:t>kênh Downlink 5G NR Sub6</w:t>
      </w:r>
    </w:p>
    <w:p w14:paraId="19A03019" w14:textId="54DEE293" w:rsidR="00791230" w:rsidRDefault="001B0DD5" w:rsidP="004605B6">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b/>
          <w:i/>
          <w:sz w:val="24"/>
          <w:u w:val="single"/>
        </w:rPr>
        <w:t>Yêu cầu</w:t>
      </w:r>
      <w:r>
        <w:rPr>
          <w:rFonts w:ascii="Times New Roman" w:eastAsia="Times New Roman" w:hAnsi="Times New Roman" w:cs="Times New Roman"/>
          <w:sz w:val="24"/>
        </w:rPr>
        <w:t xml:space="preserve">: </w:t>
      </w:r>
      <w:r w:rsidR="003359E1">
        <w:rPr>
          <w:rFonts w:ascii="Times New Roman" w:eastAsia="Times New Roman" w:hAnsi="Times New Roman" w:cs="Times New Roman"/>
          <w:sz w:val="24"/>
        </w:rPr>
        <w:t>T</w:t>
      </w:r>
      <w:r w:rsidR="003359E1" w:rsidRPr="003359E1">
        <w:rPr>
          <w:rFonts w:ascii="Times New Roman" w:eastAsia="Times New Roman" w:hAnsi="Times New Roman" w:cs="Times New Roman"/>
          <w:sz w:val="24"/>
        </w:rPr>
        <w:t>ìm hiểu tuyến kênh Downlink 5G NR Sub 6 bao gồm tín hiệu PSS, SSS, CSI RS, kênh PBCH, PDCCH, PDSCH</w:t>
      </w:r>
    </w:p>
    <w:p w14:paraId="31620088" w14:textId="01CD434F" w:rsidR="00791230" w:rsidRPr="00864465" w:rsidRDefault="001B0DD5" w:rsidP="004605B6">
      <w:pPr>
        <w:spacing w:after="0" w:line="276" w:lineRule="auto"/>
        <w:jc w:val="both"/>
        <w:rPr>
          <w:rFonts w:asciiTheme="majorHAnsi" w:eastAsia="Times New Roman" w:hAnsiTheme="majorHAnsi" w:cstheme="majorHAnsi"/>
          <w:b/>
          <w:sz w:val="28"/>
          <w:szCs w:val="28"/>
        </w:rPr>
      </w:pPr>
      <w:r w:rsidRPr="00864465">
        <w:rPr>
          <w:rFonts w:asciiTheme="majorHAnsi" w:eastAsia="Times New Roman" w:hAnsiTheme="majorHAnsi" w:cstheme="majorHAnsi"/>
          <w:b/>
          <w:sz w:val="28"/>
          <w:szCs w:val="28"/>
          <w:highlight w:val="yellow"/>
        </w:rPr>
        <w:t xml:space="preserve">1. </w:t>
      </w:r>
      <w:r w:rsidR="003359E1" w:rsidRPr="00864465">
        <w:rPr>
          <w:rFonts w:asciiTheme="majorHAnsi" w:eastAsia="Times New Roman" w:hAnsiTheme="majorHAnsi" w:cstheme="majorHAnsi"/>
          <w:b/>
          <w:sz w:val="28"/>
          <w:szCs w:val="28"/>
          <w:highlight w:val="yellow"/>
        </w:rPr>
        <w:t>Tín hiệu PSS</w:t>
      </w:r>
    </w:p>
    <w:p w14:paraId="6309E593" w14:textId="1ADBCE75" w:rsidR="009E5341" w:rsidRPr="008B675C" w:rsidRDefault="009E5341"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
          <w:sz w:val="24"/>
          <w:szCs w:val="24"/>
        </w:rPr>
        <w:t>-</w:t>
      </w:r>
      <w:r w:rsidRPr="008B675C">
        <w:rPr>
          <w:rFonts w:asciiTheme="majorHAnsi" w:eastAsia="Times New Roman" w:hAnsiTheme="majorHAnsi" w:cstheme="majorHAnsi"/>
          <w:bCs/>
          <w:sz w:val="24"/>
          <w:szCs w:val="24"/>
        </w:rPr>
        <w:t xml:space="preserve"> Có 1008 physical-layer cell identities khác nhua được cho bởi</w:t>
      </w:r>
    </w:p>
    <w:p w14:paraId="01C899CA" w14:textId="5423A8AE" w:rsidR="009E5341" w:rsidRPr="00CE3F01" w:rsidRDefault="00CE3975" w:rsidP="004605B6">
      <w:pPr>
        <w:spacing w:after="0" w:line="276" w:lineRule="auto"/>
        <w:jc w:val="both"/>
        <w:rPr>
          <w:rFonts w:asciiTheme="majorHAnsi" w:eastAsia="Times New Roman" w:hAnsiTheme="majorHAnsi" w:cstheme="majorHAnsi"/>
          <w:bCs/>
          <w:iCs/>
          <w:sz w:val="24"/>
          <w:szCs w:val="24"/>
        </w:rPr>
      </w:pPr>
      <m:oMathPara>
        <m:oMath>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r>
                <m:rPr>
                  <m:sty m:val="p"/>
                </m:rPr>
                <w:rPr>
                  <w:rFonts w:ascii="Cambria Math" w:eastAsia="Times New Roman" w:hAnsi="Cambria Math" w:cstheme="majorHAnsi"/>
                  <w:sz w:val="24"/>
                  <w:szCs w:val="24"/>
                </w:rPr>
                <m:t>cell</m:t>
              </m:r>
            </m:sup>
          </m:sSubSup>
          <m:r>
            <m:rPr>
              <m:sty m:val="p"/>
            </m:rPr>
            <w:rPr>
              <w:rFonts w:ascii="Cambria Math" w:eastAsia="Times New Roman" w:hAnsi="Cambria Math" w:cstheme="majorHAnsi"/>
              <w:sz w:val="24"/>
              <w:szCs w:val="24"/>
            </w:rPr>
            <m:t>=3</m:t>
          </m:r>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1</m:t>
                  </m:r>
                </m:e>
              </m:d>
            </m:sup>
          </m:sSubSup>
          <m:r>
            <m:rPr>
              <m:sty m:val="p"/>
            </m:rPr>
            <w:rPr>
              <w:rFonts w:ascii="Cambria Math" w:eastAsia="Times New Roman" w:hAnsi="Cambria Math" w:cstheme="majorHAnsi"/>
              <w:sz w:val="24"/>
              <w:szCs w:val="24"/>
            </w:rPr>
            <m:t>+</m:t>
          </m:r>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2</m:t>
                  </m:r>
                </m:e>
              </m:d>
            </m:sup>
          </m:sSubSup>
        </m:oMath>
      </m:oMathPara>
    </w:p>
    <w:p w14:paraId="47D4BD57" w14:textId="49A23740" w:rsidR="009E5341" w:rsidRPr="00CE3F01" w:rsidRDefault="009E5341"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xml:space="preserve">với </w:t>
      </w:r>
      <m:oMath>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1</m:t>
                </m:r>
              </m:e>
            </m:d>
          </m:sup>
        </m:sSubSup>
        <m:r>
          <m:rPr>
            <m:sty m:val="p"/>
          </m:rPr>
          <w:rPr>
            <w:rFonts w:ascii="Cambria Math" w:eastAsia="Times New Roman" w:hAnsi="Cambria Math" w:cstheme="majorHAnsi"/>
            <w:sz w:val="24"/>
            <w:szCs w:val="24"/>
          </w:rPr>
          <m:t>∈{0, 1,..., 335}</m:t>
        </m:r>
      </m:oMath>
      <w:r w:rsidR="00C3427E" w:rsidRPr="00CE3F01">
        <w:rPr>
          <w:rFonts w:asciiTheme="majorHAnsi" w:eastAsia="Times New Roman" w:hAnsiTheme="majorHAnsi" w:cstheme="majorHAnsi"/>
          <w:bCs/>
          <w:iCs/>
          <w:sz w:val="24"/>
          <w:szCs w:val="24"/>
        </w:rPr>
        <w:t xml:space="preserve"> và </w:t>
      </w:r>
      <m:oMath>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2</m:t>
                </m:r>
              </m:e>
            </m:d>
          </m:sup>
        </m:sSubSup>
        <m:r>
          <m:rPr>
            <m:sty m:val="p"/>
          </m:rPr>
          <w:rPr>
            <w:rFonts w:ascii="Cambria Math" w:eastAsia="Times New Roman" w:hAnsi="Cambria Math" w:cstheme="majorHAnsi"/>
            <w:sz w:val="24"/>
            <w:szCs w:val="24"/>
          </w:rPr>
          <m:t>∈{0, 1, 2}</m:t>
        </m:r>
      </m:oMath>
    </w:p>
    <w:p w14:paraId="74FD72F8" w14:textId="77777777"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PSS là specific physical layer signal được sử dụng để đồng bộ hóa khung vô tuyến. Nó có các đặc điểm như được liệt kê dưới đây.</w:t>
      </w:r>
    </w:p>
    <w:p w14:paraId="22FDB7A2" w14:textId="0DAB3253"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xml:space="preserve">+ Ánh xạ tới 127 sóng mang con đang hoạt động xung quanh trung tâm khối SSB nằm ở sóng mang con 56~182 </w:t>
      </w:r>
    </w:p>
    <w:p w14:paraId="7A7A8AFA" w14:textId="262901AA"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Được đặt ở ký tự OFDM đầu tiên (</w:t>
      </w:r>
      <w:r w:rsidR="00050A98" w:rsidRPr="00CE3F01">
        <w:rPr>
          <w:rFonts w:asciiTheme="majorHAnsi" w:eastAsia="Times New Roman" w:hAnsiTheme="majorHAnsi" w:cstheme="majorHAnsi"/>
          <w:bCs/>
          <w:iCs/>
          <w:sz w:val="24"/>
          <w:szCs w:val="24"/>
        </w:rPr>
        <w:t>ký tự</w:t>
      </w:r>
      <w:r w:rsidRPr="00CE3F01">
        <w:rPr>
          <w:rFonts w:asciiTheme="majorHAnsi" w:eastAsia="Times New Roman" w:hAnsiTheme="majorHAnsi" w:cstheme="majorHAnsi"/>
          <w:bCs/>
          <w:iCs/>
          <w:sz w:val="24"/>
          <w:szCs w:val="24"/>
        </w:rPr>
        <w:t xml:space="preserve"> 0) trong SSB Burst</w:t>
      </w:r>
    </w:p>
    <w:p w14:paraId="4A32A3D0" w14:textId="1B73DA48"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Được tạo thành từ 127 giá trị chuỗi m</w:t>
      </w:r>
    </w:p>
    <w:p w14:paraId="13C33A4E" w14:textId="2C403EB9"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Được sử dụng để đồng bộ hóa khung đường xuống</w:t>
      </w:r>
    </w:p>
    <w:p w14:paraId="17760A2B" w14:textId="1CA1CAF4" w:rsidR="00C3427E"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xml:space="preserve">+ Một trong những yếu tố quan trọng quyết định </w:t>
      </w:r>
      <w:r w:rsidR="00D87754" w:rsidRPr="00CE3F01">
        <w:rPr>
          <w:rFonts w:asciiTheme="majorHAnsi" w:eastAsia="Times New Roman" w:hAnsiTheme="majorHAnsi" w:cstheme="majorHAnsi"/>
          <w:bCs/>
          <w:iCs/>
          <w:sz w:val="24"/>
          <w:szCs w:val="24"/>
        </w:rPr>
        <w:t>Physical Cell ID</w:t>
      </w:r>
    </w:p>
    <w:p w14:paraId="19E8EAB1" w14:textId="4FC87A8F" w:rsidR="00DE62C2" w:rsidRPr="00CE3F01" w:rsidRDefault="00D90EA8" w:rsidP="004605B6">
      <w:pPr>
        <w:pStyle w:val="ListParagraph"/>
        <w:numPr>
          <w:ilvl w:val="1"/>
          <w:numId w:val="20"/>
        </w:numPr>
        <w:spacing w:after="0" w:line="276" w:lineRule="auto"/>
        <w:rPr>
          <w:rFonts w:asciiTheme="majorHAnsi" w:eastAsia="Times New Roman" w:hAnsiTheme="majorHAnsi" w:cstheme="majorHAnsi"/>
          <w:iCs/>
          <w:color w:val="000000"/>
          <w:kern w:val="0"/>
          <w:sz w:val="24"/>
          <w:szCs w:val="24"/>
          <w14:ligatures w14:val="none"/>
        </w:rPr>
      </w:pPr>
      <w:r w:rsidRPr="00CE3F01">
        <w:rPr>
          <w:rFonts w:asciiTheme="majorHAnsi" w:eastAsia="Times New Roman" w:hAnsiTheme="majorHAnsi" w:cstheme="majorHAnsi"/>
          <w:b/>
          <w:iCs/>
          <w:sz w:val="24"/>
          <w:szCs w:val="24"/>
        </w:rPr>
        <w:t>Sequence generation</w:t>
      </w:r>
      <w:r w:rsidRPr="00CE3F01">
        <w:rPr>
          <w:rFonts w:asciiTheme="majorHAnsi" w:eastAsia="Times New Roman" w:hAnsiTheme="majorHAnsi" w:cstheme="majorHAnsi"/>
          <w:bCs/>
          <w:iCs/>
          <w:sz w:val="24"/>
          <w:szCs w:val="24"/>
        </w:rPr>
        <w:t xml:space="preserve">: </w:t>
      </w:r>
      <w:r w:rsidR="00DE62C2" w:rsidRPr="00CE3F01">
        <w:rPr>
          <w:rFonts w:asciiTheme="majorHAnsi" w:eastAsia="Times New Roman" w:hAnsiTheme="majorHAnsi" w:cstheme="majorHAnsi"/>
          <w:bCs/>
          <w:iCs/>
          <w:sz w:val="24"/>
          <w:szCs w:val="24"/>
        </w:rPr>
        <w:t>Chuỗi d</w:t>
      </w:r>
      <w:r w:rsidR="00DE62C2" w:rsidRPr="00CE3F01">
        <w:rPr>
          <w:rFonts w:asciiTheme="majorHAnsi" w:eastAsia="Times New Roman" w:hAnsiTheme="majorHAnsi" w:cstheme="majorHAnsi"/>
          <w:bCs/>
          <w:iCs/>
          <w:sz w:val="24"/>
          <w:szCs w:val="24"/>
          <w:vertAlign w:val="subscript"/>
        </w:rPr>
        <w:t>PSS</w:t>
      </w:r>
      <w:r w:rsidR="00DE62C2" w:rsidRPr="00CE3F01">
        <w:rPr>
          <w:rFonts w:asciiTheme="majorHAnsi" w:eastAsia="Times New Roman" w:hAnsiTheme="majorHAnsi" w:cstheme="majorHAnsi"/>
          <w:bCs/>
          <w:iCs/>
          <w:sz w:val="24"/>
          <w:szCs w:val="24"/>
        </w:rPr>
        <w:t xml:space="preserve">(n) cho </w:t>
      </w:r>
      <w:r w:rsidR="00DE62C2" w:rsidRPr="00CE3F01">
        <w:rPr>
          <w:rFonts w:asciiTheme="majorHAnsi" w:eastAsia="Times New Roman" w:hAnsiTheme="majorHAnsi" w:cstheme="majorHAnsi"/>
          <w:iCs/>
          <w:color w:val="000000"/>
          <w:kern w:val="0"/>
          <w:sz w:val="24"/>
          <w:szCs w:val="24"/>
          <w14:ligatures w14:val="none"/>
        </w:rPr>
        <w:t>primary synchronization signal được xác định bởi</w:t>
      </w:r>
    </w:p>
    <w:p w14:paraId="720605B5" w14:textId="23953B00" w:rsidR="00DE62C2" w:rsidRPr="00CE3F01" w:rsidRDefault="00CE3F01" w:rsidP="004605B6">
      <w:pPr>
        <w:spacing w:after="0" w:line="276" w:lineRule="auto"/>
        <w:jc w:val="center"/>
        <w:rPr>
          <w:rFonts w:asciiTheme="majorHAnsi" w:eastAsia="Times New Roman" w:hAnsiTheme="majorHAnsi" w:cstheme="majorHAnsi"/>
          <w:iCs/>
          <w:color w:val="000000"/>
          <w:kern w:val="0"/>
          <w:sz w:val="24"/>
          <w:szCs w:val="24"/>
          <w14:ligatures w14:val="none"/>
        </w:rPr>
      </w:pPr>
      <m:oMath>
        <m:r>
          <m:rPr>
            <m:sty m:val="p"/>
          </m:rPr>
          <w:rPr>
            <w:rFonts w:ascii="Cambria Math" w:eastAsia="Times New Roman" w:hAnsi="Cambria Math" w:cstheme="majorHAnsi"/>
            <w:sz w:val="24"/>
            <w:szCs w:val="24"/>
          </w:rPr>
          <m:t>d</m:t>
        </m:r>
      </m:oMath>
      <w:r w:rsidR="001D0DF0" w:rsidRPr="00CE3F01">
        <w:rPr>
          <w:rFonts w:ascii="Cambria Math" w:eastAsia="Times New Roman" w:hAnsi="Cambria Math" w:cs="Cambria Math"/>
          <w:bCs/>
          <w:iCs/>
          <w:sz w:val="24"/>
          <w:szCs w:val="24"/>
          <w:vertAlign w:val="subscript"/>
        </w:rPr>
        <w:t>𝑃𝑆𝑆</w:t>
      </w:r>
      <m:oMath>
        <m:r>
          <m:rPr>
            <m:sty m:val="p"/>
          </m:rPr>
          <w:rPr>
            <w:rFonts w:ascii="Cambria Math" w:eastAsia="Times New Roman" w:hAnsi="Cambria Math" w:cstheme="majorHAnsi"/>
            <w:sz w:val="24"/>
            <w:szCs w:val="24"/>
          </w:rPr>
          <m:t>(n) = 1- 2x(m)</m:t>
        </m:r>
      </m:oMath>
    </w:p>
    <w:p w14:paraId="29197D4E" w14:textId="247C6A31" w:rsidR="00895C95" w:rsidRPr="00CE3F01" w:rsidRDefault="00CE3F01" w:rsidP="004605B6">
      <w:pPr>
        <w:spacing w:after="0" w:line="276" w:lineRule="auto"/>
        <w:jc w:val="center"/>
        <w:rPr>
          <w:rFonts w:asciiTheme="majorHAnsi" w:eastAsia="Times New Roman" w:hAnsiTheme="majorHAnsi" w:cstheme="majorHAnsi"/>
          <w:bCs/>
          <w:iCs/>
          <w:sz w:val="24"/>
          <w:szCs w:val="24"/>
        </w:rPr>
      </w:pPr>
      <m:oMathPara>
        <m:oMath>
          <m:r>
            <m:rPr>
              <m:sty m:val="p"/>
            </m:rPr>
            <w:rPr>
              <w:rFonts w:ascii="Cambria Math" w:eastAsia="Times New Roman" w:hAnsi="Cambria Math" w:cstheme="majorHAnsi"/>
              <w:color w:val="000000"/>
              <w:kern w:val="0"/>
              <w:sz w:val="24"/>
              <w:szCs w:val="24"/>
              <w14:ligatures w14:val="none"/>
            </w:rPr>
            <m:t>m = (n+43</m:t>
          </m:r>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2</m:t>
                  </m:r>
                </m:e>
              </m:d>
            </m:sup>
          </m:sSubSup>
          <m:r>
            <m:rPr>
              <m:sty m:val="p"/>
            </m:rPr>
            <w:rPr>
              <w:rFonts w:ascii="Cambria Math" w:eastAsia="Times New Roman" w:hAnsi="Cambria Math" w:cstheme="majorHAnsi"/>
              <w:sz w:val="24"/>
              <w:szCs w:val="24"/>
            </w:rPr>
            <m:t>)mod127 (0≤n&lt;127)</m:t>
          </m:r>
        </m:oMath>
      </m:oMathPara>
    </w:p>
    <w:p w14:paraId="23F1F821" w14:textId="77777777" w:rsidR="001D0DF0" w:rsidRPr="00CE3F01" w:rsidRDefault="00895C95" w:rsidP="004605B6">
      <w:pPr>
        <w:spacing w:after="0" w:line="276" w:lineRule="auto"/>
        <w:jc w:val="both"/>
        <w:rPr>
          <w:rFonts w:asciiTheme="majorHAnsi" w:eastAsia="Times New Roman" w:hAnsiTheme="majorHAnsi" w:cstheme="majorHAnsi"/>
          <w:iCs/>
          <w:color w:val="000000"/>
          <w:kern w:val="0"/>
          <w:sz w:val="24"/>
          <w:szCs w:val="24"/>
          <w14:ligatures w14:val="none"/>
        </w:rPr>
      </w:pPr>
      <w:r w:rsidRPr="00CE3F01">
        <w:rPr>
          <w:rFonts w:asciiTheme="majorHAnsi" w:eastAsia="Times New Roman" w:hAnsiTheme="majorHAnsi" w:cstheme="majorHAnsi"/>
          <w:iCs/>
          <w:color w:val="000000"/>
          <w:kern w:val="0"/>
          <w:sz w:val="24"/>
          <w:szCs w:val="24"/>
          <w14:ligatures w14:val="none"/>
        </w:rPr>
        <w:t>với</w:t>
      </w:r>
    </w:p>
    <w:p w14:paraId="738D85D3" w14:textId="3387BC75" w:rsidR="00895C95" w:rsidRPr="00CE3F01" w:rsidRDefault="00CE3F01" w:rsidP="004605B6">
      <w:pPr>
        <w:spacing w:after="0" w:line="276" w:lineRule="auto"/>
        <w:jc w:val="center"/>
        <w:rPr>
          <w:rFonts w:asciiTheme="majorHAnsi" w:eastAsia="Times New Roman" w:hAnsiTheme="majorHAnsi" w:cstheme="majorHAnsi"/>
          <w:iCs/>
          <w:color w:val="000000"/>
          <w:kern w:val="0"/>
          <w:sz w:val="24"/>
          <w:szCs w:val="24"/>
          <w14:ligatures w14:val="none"/>
        </w:rPr>
      </w:pPr>
      <m:oMathPara>
        <m:oMath>
          <m:r>
            <m:rPr>
              <m:sty m:val="p"/>
            </m:rPr>
            <w:rPr>
              <w:rFonts w:ascii="Cambria Math" w:eastAsia="Times New Roman" w:hAnsi="Cambria Math" w:cstheme="majorHAnsi"/>
              <w:color w:val="000000"/>
              <w:kern w:val="0"/>
              <w:sz w:val="24"/>
              <w:szCs w:val="24"/>
              <w14:ligatures w14:val="none"/>
            </w:rPr>
            <m:t>x(i+7) = (x(i+4)+x(i))mod 2</m:t>
          </m:r>
        </m:oMath>
      </m:oMathPara>
    </w:p>
    <w:p w14:paraId="05B1D0A6" w14:textId="77777777" w:rsidR="001D0DF0" w:rsidRPr="00CE3F01" w:rsidRDefault="00895C95" w:rsidP="004605B6">
      <w:pPr>
        <w:spacing w:after="0" w:line="276" w:lineRule="auto"/>
        <w:jc w:val="both"/>
        <w:rPr>
          <w:rFonts w:asciiTheme="majorHAnsi" w:eastAsia="Times New Roman" w:hAnsiTheme="majorHAnsi" w:cstheme="majorHAnsi"/>
          <w:iCs/>
          <w:color w:val="000000"/>
          <w:kern w:val="0"/>
          <w:sz w:val="24"/>
          <w:szCs w:val="24"/>
          <w14:ligatures w14:val="none"/>
        </w:rPr>
      </w:pPr>
      <w:r w:rsidRPr="00CE3F01">
        <w:rPr>
          <w:rFonts w:asciiTheme="majorHAnsi" w:eastAsia="Times New Roman" w:hAnsiTheme="majorHAnsi" w:cstheme="majorHAnsi"/>
          <w:iCs/>
          <w:color w:val="000000"/>
          <w:kern w:val="0"/>
          <w:sz w:val="24"/>
          <w:szCs w:val="24"/>
          <w14:ligatures w14:val="none"/>
        </w:rPr>
        <w:t xml:space="preserve">và </w:t>
      </w:r>
    </w:p>
    <w:p w14:paraId="4585B212" w14:textId="70FCAF7C" w:rsidR="00DE62C2" w:rsidRPr="00CE3F01" w:rsidRDefault="00CE3F01" w:rsidP="004605B6">
      <w:pPr>
        <w:spacing w:after="0" w:line="276" w:lineRule="auto"/>
        <w:jc w:val="center"/>
        <w:rPr>
          <w:rFonts w:asciiTheme="majorHAnsi" w:eastAsia="Times New Roman" w:hAnsiTheme="majorHAnsi" w:cstheme="majorHAnsi"/>
          <w:iCs/>
          <w:color w:val="000000"/>
          <w:kern w:val="0"/>
          <w:sz w:val="24"/>
          <w:szCs w:val="24"/>
          <w14:ligatures w14:val="none"/>
        </w:rPr>
      </w:pPr>
      <m:oMathPara>
        <m:oMath>
          <m:r>
            <m:rPr>
              <m:sty m:val="p"/>
            </m:rPr>
            <w:rPr>
              <w:rFonts w:ascii="Cambria Math" w:eastAsia="Times New Roman" w:hAnsi="Cambria Math" w:cstheme="majorHAnsi"/>
              <w:color w:val="000000"/>
              <w:kern w:val="0"/>
              <w:sz w:val="24"/>
              <w:szCs w:val="24"/>
              <w14:ligatures w14:val="none"/>
            </w:rPr>
            <m:t>[x(6) x(5)  x(4) x(3) x(2) x(1) x(0)] = [0 1 1 0 1 1 1 0]</m:t>
          </m:r>
        </m:oMath>
      </m:oMathPara>
    </w:p>
    <w:p w14:paraId="0C9CC6E4" w14:textId="77777777" w:rsidR="002250E3" w:rsidRPr="008B675C" w:rsidRDefault="002250E3" w:rsidP="004605B6">
      <w:pPr>
        <w:spacing w:after="0" w:line="276" w:lineRule="auto"/>
        <w:jc w:val="center"/>
        <w:rPr>
          <w:rFonts w:asciiTheme="majorHAnsi" w:eastAsia="Times New Roman" w:hAnsiTheme="majorHAnsi" w:cstheme="majorHAnsi"/>
          <w:color w:val="000000"/>
          <w:kern w:val="0"/>
          <w:sz w:val="24"/>
          <w:szCs w:val="24"/>
          <w14:ligatures w14:val="none"/>
        </w:rPr>
      </w:pPr>
    </w:p>
    <w:p w14:paraId="7E7B63DB" w14:textId="0CDE5A28" w:rsidR="00D90EA8" w:rsidRPr="008B675C" w:rsidRDefault="00D90EA8" w:rsidP="004605B6">
      <w:pPr>
        <w:spacing w:after="0" w:line="276" w:lineRule="auto"/>
        <w:jc w:val="both"/>
        <w:rPr>
          <w:rFonts w:asciiTheme="majorHAnsi" w:eastAsia="Times New Roman" w:hAnsiTheme="majorHAnsi" w:cstheme="majorHAnsi"/>
          <w:b/>
          <w:i/>
          <w:iCs/>
          <w:sz w:val="24"/>
          <w:szCs w:val="24"/>
        </w:rPr>
      </w:pPr>
      <w:r w:rsidRPr="008B675C">
        <w:rPr>
          <w:rFonts w:asciiTheme="majorHAnsi" w:eastAsia="Times New Roman" w:hAnsiTheme="majorHAnsi" w:cstheme="majorHAnsi"/>
          <w:b/>
          <w:i/>
          <w:iCs/>
          <w:sz w:val="24"/>
          <w:szCs w:val="24"/>
        </w:rPr>
        <w:t>1.2. Mapping to physical resources</w:t>
      </w:r>
    </w:p>
    <w:p w14:paraId="54270A04" w14:textId="77777777" w:rsidR="002C5214" w:rsidRDefault="00D90EA8" w:rsidP="004605B6">
      <w:pPr>
        <w:spacing w:after="0" w:line="276" w:lineRule="auto"/>
        <w:jc w:val="both"/>
        <w:rPr>
          <w:rFonts w:asciiTheme="majorHAnsi" w:eastAsia="Times New Roman" w:hAnsiTheme="majorHAnsi" w:cstheme="majorHAnsi"/>
          <w:bCs/>
          <w:color w:val="000000" w:themeColor="text1"/>
          <w:sz w:val="24"/>
          <w:szCs w:val="24"/>
          <w:u w:val="single"/>
        </w:rPr>
      </w:pPr>
      <w:r w:rsidRPr="00BC04A4">
        <w:rPr>
          <w:rFonts w:asciiTheme="majorHAnsi" w:eastAsia="Times New Roman" w:hAnsiTheme="majorHAnsi" w:cstheme="majorHAnsi"/>
          <w:bCs/>
          <w:color w:val="000000" w:themeColor="text1"/>
          <w:sz w:val="24"/>
          <w:szCs w:val="24"/>
          <w:u w:val="single"/>
        </w:rPr>
        <w:t xml:space="preserve">- </w:t>
      </w:r>
      <w:r w:rsidR="002C5214" w:rsidRPr="002C5214">
        <w:rPr>
          <w:rFonts w:asciiTheme="majorHAnsi" w:eastAsia="Times New Roman" w:hAnsiTheme="majorHAnsi" w:cstheme="majorHAnsi"/>
          <w:bCs/>
          <w:color w:val="000000" w:themeColor="text1"/>
          <w:sz w:val="24"/>
          <w:szCs w:val="24"/>
          <w:u w:val="single"/>
        </w:rPr>
        <w:t xml:space="preserve">Frequency Domain Resource Allocation </w:t>
      </w:r>
    </w:p>
    <w:p w14:paraId="3E2EEE89" w14:textId="0CAC96EF" w:rsidR="00D90EA8" w:rsidRPr="002C5214"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2C5214">
        <w:rPr>
          <w:rFonts w:asciiTheme="majorHAnsi" w:eastAsia="Times New Roman" w:hAnsiTheme="majorHAnsi" w:cstheme="majorHAnsi"/>
          <w:bCs/>
          <w:color w:val="000000" w:themeColor="text1"/>
          <w:sz w:val="24"/>
          <w:szCs w:val="24"/>
        </w:rPr>
        <w:t xml:space="preserve">Cấu trúc tần số - thời gian của khối SS/PBCH </w:t>
      </w:r>
    </w:p>
    <w:p w14:paraId="2981E386" w14:textId="06FCA4C0"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Trong miền thời gian, khối SS/PBCH bao gồm 4 </w:t>
      </w:r>
      <w:r w:rsidR="00050A98">
        <w:rPr>
          <w:rFonts w:asciiTheme="majorHAnsi" w:eastAsia="Times New Roman" w:hAnsiTheme="majorHAnsi" w:cstheme="majorHAnsi"/>
          <w:bCs/>
          <w:color w:val="000000" w:themeColor="text1"/>
          <w:sz w:val="24"/>
          <w:szCs w:val="24"/>
        </w:rPr>
        <w:t>ký tự</w:t>
      </w:r>
      <w:r w:rsidRPr="008B675C">
        <w:rPr>
          <w:rFonts w:asciiTheme="majorHAnsi" w:eastAsia="Times New Roman" w:hAnsiTheme="majorHAnsi" w:cstheme="majorHAnsi"/>
          <w:bCs/>
          <w:color w:val="000000" w:themeColor="text1"/>
          <w:sz w:val="24"/>
          <w:szCs w:val="24"/>
        </w:rPr>
        <w:t xml:space="preserve"> OFDM, được đánh số theo thứ tự tăng dần từ 0 đến 3 trong phạm vi khối SS/PBCH, trong đó PSS, SSS và PBCH với DM-RS liên quan được ánh xạ tới các </w:t>
      </w:r>
      <w:r w:rsidR="00050A98">
        <w:rPr>
          <w:rFonts w:asciiTheme="majorHAnsi" w:eastAsia="Times New Roman" w:hAnsiTheme="majorHAnsi" w:cstheme="majorHAnsi"/>
          <w:bCs/>
          <w:color w:val="000000" w:themeColor="text1"/>
          <w:sz w:val="24"/>
          <w:szCs w:val="24"/>
        </w:rPr>
        <w:t>ký tự</w:t>
      </w:r>
      <w:r w:rsidRPr="008B675C">
        <w:rPr>
          <w:rFonts w:asciiTheme="majorHAnsi" w:eastAsia="Times New Roman" w:hAnsiTheme="majorHAnsi" w:cstheme="majorHAnsi"/>
          <w:bCs/>
          <w:color w:val="000000" w:themeColor="text1"/>
          <w:sz w:val="24"/>
          <w:szCs w:val="24"/>
        </w:rPr>
        <w:t xml:space="preserve"> như được đưa ra </w:t>
      </w:r>
    </w:p>
    <w:p w14:paraId="770258C7" w14:textId="42745742"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Trong miền tần số, một khối SS/PBCH bao gồm 240 sóng mang con liền kề với các sóng mang con được đánh số bằng thứ tự tăng dần từ 0 lên 239 trong khối SS/PBCH. Các đại lượng </w:t>
      </w:r>
      <w:r w:rsidRPr="008B675C">
        <w:rPr>
          <w:rFonts w:asciiTheme="majorHAnsi" w:eastAsia="Times New Roman" w:hAnsiTheme="majorHAnsi" w:cstheme="majorHAnsi"/>
          <w:bCs/>
          <w:i/>
          <w:iCs/>
          <w:color w:val="000000" w:themeColor="text1"/>
          <w:sz w:val="24"/>
          <w:szCs w:val="24"/>
        </w:rPr>
        <w:t>k</w:t>
      </w:r>
      <w:r w:rsidRPr="008B675C">
        <w:rPr>
          <w:rFonts w:asciiTheme="majorHAnsi" w:eastAsia="Times New Roman" w:hAnsiTheme="majorHAnsi" w:cstheme="majorHAnsi"/>
          <w:bCs/>
          <w:color w:val="000000" w:themeColor="text1"/>
          <w:sz w:val="24"/>
          <w:szCs w:val="24"/>
        </w:rPr>
        <w:t xml:space="preserve"> và </w:t>
      </w:r>
      <w:r w:rsidRPr="008B675C">
        <w:rPr>
          <w:rFonts w:asciiTheme="majorHAnsi" w:eastAsia="Times New Roman" w:hAnsiTheme="majorHAnsi" w:cstheme="majorHAnsi"/>
          <w:bCs/>
          <w:i/>
          <w:iCs/>
          <w:color w:val="000000" w:themeColor="text1"/>
          <w:sz w:val="24"/>
          <w:szCs w:val="24"/>
        </w:rPr>
        <w:t>l</w:t>
      </w:r>
      <w:r w:rsidRPr="008B675C">
        <w:rPr>
          <w:rFonts w:asciiTheme="majorHAnsi" w:eastAsia="Times New Roman" w:hAnsiTheme="majorHAnsi" w:cstheme="majorHAnsi"/>
          <w:bCs/>
          <w:color w:val="000000" w:themeColor="text1"/>
          <w:sz w:val="24"/>
          <w:szCs w:val="24"/>
        </w:rPr>
        <w:t xml:space="preserve"> biểu thị </w:t>
      </w:r>
      <w:r w:rsidR="00A631A9" w:rsidRPr="00A631A9">
        <w:rPr>
          <w:rFonts w:asciiTheme="majorHAnsi" w:eastAsia="Times New Roman" w:hAnsiTheme="majorHAnsi" w:cstheme="majorHAnsi"/>
          <w:bCs/>
          <w:color w:val="000000" w:themeColor="text1"/>
          <w:sz w:val="24"/>
          <w:szCs w:val="24"/>
        </w:rPr>
        <w:t xml:space="preserve">time domain (OFDM symbol number) </w:t>
      </w:r>
      <w:r w:rsidR="00A631A9">
        <w:rPr>
          <w:rFonts w:asciiTheme="majorHAnsi" w:eastAsia="Times New Roman" w:hAnsiTheme="majorHAnsi" w:cstheme="majorHAnsi"/>
          <w:bCs/>
          <w:color w:val="000000" w:themeColor="text1"/>
          <w:sz w:val="24"/>
          <w:szCs w:val="24"/>
        </w:rPr>
        <w:t xml:space="preserve">và </w:t>
      </w:r>
      <w:r w:rsidR="00A631A9" w:rsidRPr="00A631A9">
        <w:rPr>
          <w:rFonts w:asciiTheme="majorHAnsi" w:eastAsia="Times New Roman" w:hAnsiTheme="majorHAnsi" w:cstheme="majorHAnsi"/>
          <w:bCs/>
          <w:color w:val="000000" w:themeColor="text1"/>
          <w:sz w:val="24"/>
          <w:szCs w:val="24"/>
        </w:rPr>
        <w:t xml:space="preserve">frequency domain (Subcarrier Number) </w:t>
      </w:r>
      <w:r w:rsidRPr="008B675C">
        <w:rPr>
          <w:rFonts w:asciiTheme="majorHAnsi" w:eastAsia="Times New Roman" w:hAnsiTheme="majorHAnsi" w:cstheme="majorHAnsi"/>
          <w:bCs/>
          <w:color w:val="000000" w:themeColor="text1"/>
          <w:sz w:val="24"/>
          <w:szCs w:val="24"/>
        </w:rPr>
        <w:t>các chỉ số tương ứng trong một khối SS/PBCH trong bảng dưới</w:t>
      </w:r>
    </w:p>
    <w:p w14:paraId="3014C6FA" w14:textId="77777777" w:rsidR="00D90EA8" w:rsidRDefault="00D90EA8" w:rsidP="004605B6">
      <w:pPr>
        <w:spacing w:after="0" w:line="276" w:lineRule="auto"/>
        <w:jc w:val="center"/>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noProof/>
          <w:color w:val="000000" w:themeColor="text1"/>
          <w:sz w:val="24"/>
          <w:szCs w:val="24"/>
          <w:lang w:val="en-US" w:eastAsia="en-US"/>
        </w:rPr>
        <w:drawing>
          <wp:inline distT="0" distB="0" distL="0" distR="0" wp14:anchorId="50782A61" wp14:editId="5ECF7872">
            <wp:extent cx="4516120" cy="1691359"/>
            <wp:effectExtent l="0" t="0" r="0" b="0"/>
            <wp:docPr id="700090610" name="Hình ảnh 1" descr="Ảnh có chứa văn bản, số,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90610" name="Hình ảnh 1" descr="Ảnh có chứa văn bản, số, Phông chữ, ảnh chụp màn hình&#10;&#10;Mô tả được tạo tự động"/>
                    <pic:cNvPicPr/>
                  </pic:nvPicPr>
                  <pic:blipFill>
                    <a:blip r:embed="rId5"/>
                    <a:stretch>
                      <a:fillRect/>
                    </a:stretch>
                  </pic:blipFill>
                  <pic:spPr>
                    <a:xfrm>
                      <a:off x="0" y="0"/>
                      <a:ext cx="4540768" cy="1700590"/>
                    </a:xfrm>
                    <a:prstGeom prst="rect">
                      <a:avLst/>
                    </a:prstGeom>
                  </pic:spPr>
                </pic:pic>
              </a:graphicData>
            </a:graphic>
          </wp:inline>
        </w:drawing>
      </w:r>
    </w:p>
    <w:p w14:paraId="5E874FB7" w14:textId="044CDD35" w:rsidR="00EE6B8F" w:rsidRPr="00A432D9" w:rsidRDefault="00EE6B8F" w:rsidP="004605B6">
      <w:pPr>
        <w:pStyle w:val="NormalWeb"/>
        <w:shd w:val="clear" w:color="auto" w:fill="FFFFFF"/>
        <w:spacing w:before="0" w:beforeAutospacing="0" w:after="0" w:afterAutospacing="0" w:line="276" w:lineRule="auto"/>
        <w:rPr>
          <w:color w:val="000000"/>
        </w:rPr>
      </w:pPr>
      <w:r>
        <w:rPr>
          <w:color w:val="000000"/>
        </w:rPr>
        <w:t xml:space="preserve">+ Ví dụ: </w:t>
      </w:r>
      <w:r w:rsidRPr="00EE6B8F">
        <w:rPr>
          <w:color w:val="000000"/>
        </w:rPr>
        <w:t xml:space="preserve">Bảng </w:t>
      </w:r>
      <w:r w:rsidR="00EA4690">
        <w:rPr>
          <w:color w:val="000000"/>
        </w:rPr>
        <w:t xml:space="preserve">trên </w:t>
      </w:r>
      <w:r w:rsidRPr="00EE6B8F">
        <w:rPr>
          <w:color w:val="000000"/>
        </w:rPr>
        <w:t>có thể được biểu diễn trong Lưới tài nguyên như dưới đây. Lưu ý rằng vị trí của PBCH DM-RS thay đổi theo v và giá trị v thay đổi tùy thuộc vào ID ô vật lý</w:t>
      </w:r>
      <w:r w:rsidRPr="00A432D9">
        <w:rPr>
          <w:color w:val="000000"/>
        </w:rPr>
        <w:t>.</w:t>
      </w:r>
    </w:p>
    <w:p w14:paraId="080A1618" w14:textId="77777777" w:rsidR="00EE6B8F" w:rsidRPr="00A432D9" w:rsidRDefault="00EE6B8F" w:rsidP="004605B6">
      <w:pPr>
        <w:pStyle w:val="NormalWeb"/>
        <w:shd w:val="clear" w:color="auto" w:fill="FFFFFF"/>
        <w:spacing w:before="0" w:beforeAutospacing="0" w:after="0" w:afterAutospacing="0" w:line="276" w:lineRule="auto"/>
        <w:jc w:val="center"/>
        <w:rPr>
          <w:color w:val="000000"/>
        </w:rPr>
      </w:pPr>
      <w:r w:rsidRPr="00A432D9">
        <w:rPr>
          <w:noProof/>
          <w:color w:val="000000"/>
          <w:lang w:val="en-US" w:eastAsia="en-US"/>
        </w:rPr>
        <w:lastRenderedPageBreak/>
        <w:drawing>
          <wp:inline distT="0" distB="0" distL="0" distR="0" wp14:anchorId="05FE5ECE" wp14:editId="52FC8F0D">
            <wp:extent cx="2841077" cy="3185160"/>
            <wp:effectExtent l="0" t="0" r="0" b="0"/>
            <wp:docPr id="564919529" name="Hình ảnh 9"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9529" name="Hình ảnh 9" descr="Ảnh có chứa văn bản, ảnh chụp màn hình, biểu đồ, Song song&#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6344" cy="3202277"/>
                    </a:xfrm>
                    <a:prstGeom prst="rect">
                      <a:avLst/>
                    </a:prstGeom>
                    <a:noFill/>
                    <a:ln>
                      <a:noFill/>
                    </a:ln>
                  </pic:spPr>
                </pic:pic>
              </a:graphicData>
            </a:graphic>
          </wp:inline>
        </w:drawing>
      </w:r>
    </w:p>
    <w:p w14:paraId="3D9A2B99" w14:textId="77777777" w:rsidR="00EE6B8F" w:rsidRPr="008B675C" w:rsidRDefault="00EE6B8F" w:rsidP="004605B6">
      <w:pPr>
        <w:spacing w:after="0" w:line="276" w:lineRule="auto"/>
        <w:rPr>
          <w:rFonts w:asciiTheme="majorHAnsi" w:eastAsia="Times New Roman" w:hAnsiTheme="majorHAnsi" w:cstheme="majorHAnsi"/>
          <w:bCs/>
          <w:color w:val="000000" w:themeColor="text1"/>
          <w:sz w:val="24"/>
          <w:szCs w:val="24"/>
        </w:rPr>
      </w:pPr>
    </w:p>
    <w:p w14:paraId="282221E3" w14:textId="269ED693" w:rsidR="00D90EA8" w:rsidRPr="008B675C" w:rsidRDefault="00D90EA8" w:rsidP="004605B6">
      <w:pPr>
        <w:pStyle w:val="ListParagraph"/>
        <w:numPr>
          <w:ilvl w:val="0"/>
          <w:numId w:val="18"/>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Các ký </w:t>
      </w:r>
      <w:r w:rsidR="002250E3">
        <w:rPr>
          <w:rFonts w:asciiTheme="majorHAnsi" w:eastAsia="Times New Roman" w:hAnsiTheme="majorHAnsi" w:cstheme="majorHAnsi"/>
          <w:bCs/>
          <w:color w:val="000000" w:themeColor="text1"/>
          <w:sz w:val="24"/>
          <w:szCs w:val="24"/>
        </w:rPr>
        <w:t xml:space="preserve">tự </w:t>
      </w:r>
      <w:r w:rsidRPr="008B675C">
        <w:rPr>
          <w:rFonts w:asciiTheme="majorHAnsi" w:eastAsia="Times New Roman" w:hAnsiTheme="majorHAnsi" w:cstheme="majorHAnsi"/>
          <w:bCs/>
          <w:color w:val="000000" w:themeColor="text1"/>
          <w:sz w:val="24"/>
          <w:szCs w:val="24"/>
        </w:rPr>
        <w:t xml:space="preserve">có giá trị phức tương ứng đối với các phần tử tài nguyên được biểu thị là </w:t>
      </w:r>
      <w:r w:rsidR="001D1413">
        <w:rPr>
          <w:rFonts w:asciiTheme="majorHAnsi" w:eastAsia="Times New Roman" w:hAnsiTheme="majorHAnsi" w:cstheme="majorHAnsi"/>
          <w:bCs/>
          <w:color w:val="000000" w:themeColor="text1"/>
          <w:sz w:val="24"/>
          <w:szCs w:val="24"/>
        </w:rPr>
        <w:t>Set to 0</w:t>
      </w:r>
      <w:r w:rsidRPr="008B675C">
        <w:rPr>
          <w:rFonts w:asciiTheme="majorHAnsi" w:eastAsia="Times New Roman" w:hAnsiTheme="majorHAnsi" w:cstheme="majorHAnsi"/>
          <w:bCs/>
          <w:color w:val="000000" w:themeColor="text1"/>
          <w:sz w:val="24"/>
          <w:szCs w:val="24"/>
        </w:rPr>
        <w:t xml:space="preserve">' </w:t>
      </w:r>
    </w:p>
    <w:p w14:paraId="407ADCBA"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Đại lượng v trong bảng 7.4.3.1-1 được cho bởi v = </w:t>
      </w: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up>
            <m:r>
              <w:rPr>
                <w:rFonts w:ascii="Cambria Math" w:eastAsia="Times New Roman" w:hAnsi="Cambria Math" w:cstheme="majorHAnsi"/>
                <w:color w:val="000000" w:themeColor="text1"/>
                <w:sz w:val="24"/>
                <w:szCs w:val="24"/>
              </w:rPr>
              <m:t>cell</m:t>
            </m:r>
          </m:sup>
        </m:sSubSup>
      </m:oMath>
      <w:r w:rsidRPr="008B675C">
        <w:rPr>
          <w:rFonts w:asciiTheme="majorHAnsi" w:eastAsia="Times New Roman" w:hAnsiTheme="majorHAnsi" w:cstheme="majorHAnsi"/>
          <w:bCs/>
          <w:color w:val="000000" w:themeColor="text1"/>
          <w:sz w:val="24"/>
          <w:szCs w:val="24"/>
        </w:rPr>
        <w:t xml:space="preserve"> mod 4. </w:t>
      </w:r>
    </w:p>
    <w:p w14:paraId="4472AE8D"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Đại lượng k</w:t>
      </w:r>
      <w:r w:rsidRPr="008B675C">
        <w:rPr>
          <w:rFonts w:asciiTheme="majorHAnsi" w:eastAsia="Times New Roman" w:hAnsiTheme="majorHAnsi" w:cstheme="majorHAnsi"/>
          <w:bCs/>
          <w:color w:val="000000" w:themeColor="text1"/>
          <w:sz w:val="24"/>
          <w:szCs w:val="24"/>
          <w:vertAlign w:val="subscript"/>
        </w:rPr>
        <w:t>SSB</w:t>
      </w:r>
      <w:r w:rsidRPr="008B675C">
        <w:rPr>
          <w:rFonts w:asciiTheme="majorHAnsi" w:eastAsia="Times New Roman" w:hAnsiTheme="majorHAnsi" w:cstheme="majorHAnsi"/>
          <w:bCs/>
          <w:color w:val="000000" w:themeColor="text1"/>
          <w:sz w:val="24"/>
          <w:szCs w:val="24"/>
        </w:rPr>
        <w:t xml:space="preserve"> là độ lệch sóng mang con từ sóng mang con 0 trong khối tài nguyên chung CRB SSB tới sóng mang con 0 của khối SS/PBCH, trong đó CRB SSB được lấy từ tham số </w:t>
      </w:r>
      <w:r w:rsidRPr="008B675C">
        <w:rPr>
          <w:rFonts w:asciiTheme="majorHAnsi" w:eastAsia="Times New Roman" w:hAnsiTheme="majorHAnsi" w:cstheme="majorHAnsi"/>
          <w:bCs/>
          <w:i/>
          <w:iCs/>
          <w:color w:val="000000" w:themeColor="text1"/>
          <w:sz w:val="24"/>
          <w:szCs w:val="24"/>
        </w:rPr>
        <w:t>offsetToPointA</w:t>
      </w:r>
      <w:r w:rsidRPr="008B675C">
        <w:rPr>
          <w:rFonts w:asciiTheme="majorHAnsi" w:eastAsia="Times New Roman" w:hAnsiTheme="majorHAnsi" w:cstheme="majorHAnsi"/>
          <w:bCs/>
          <w:color w:val="000000" w:themeColor="text1"/>
          <w:sz w:val="24"/>
          <w:szCs w:val="24"/>
        </w:rPr>
        <w:t xml:space="preserve"> của lớp cao hơn và 4 các bit có ý nghĩa nhỏ nhất của k</w:t>
      </w:r>
      <w:r w:rsidRPr="008B675C">
        <w:rPr>
          <w:rFonts w:asciiTheme="majorHAnsi" w:eastAsia="Times New Roman" w:hAnsiTheme="majorHAnsi" w:cstheme="majorHAnsi"/>
          <w:bCs/>
          <w:color w:val="000000" w:themeColor="text1"/>
          <w:sz w:val="24"/>
          <w:szCs w:val="24"/>
          <w:vertAlign w:val="subscript"/>
        </w:rPr>
        <w:t>SSB</w:t>
      </w:r>
      <w:r w:rsidRPr="008B675C">
        <w:rPr>
          <w:rFonts w:asciiTheme="majorHAnsi" w:eastAsia="Times New Roman" w:hAnsiTheme="majorHAnsi" w:cstheme="majorHAnsi"/>
          <w:bCs/>
          <w:color w:val="000000" w:themeColor="text1"/>
          <w:sz w:val="24"/>
          <w:szCs w:val="24"/>
        </w:rPr>
        <w:t xml:space="preserve"> được cung cấp bởi tham số lớp cao hơn </w:t>
      </w:r>
      <w:r w:rsidRPr="008B675C">
        <w:rPr>
          <w:rFonts w:asciiTheme="majorHAnsi" w:eastAsia="Times New Roman" w:hAnsiTheme="majorHAnsi" w:cstheme="majorHAnsi"/>
          <w:bCs/>
          <w:i/>
          <w:iCs/>
          <w:color w:val="000000" w:themeColor="text1"/>
          <w:sz w:val="24"/>
          <w:szCs w:val="24"/>
        </w:rPr>
        <w:t>ssb-SubcarrierOffset</w:t>
      </w:r>
      <w:r w:rsidRPr="008B675C">
        <w:rPr>
          <w:rFonts w:asciiTheme="majorHAnsi" w:eastAsia="Times New Roman" w:hAnsiTheme="majorHAnsi" w:cstheme="majorHAnsi"/>
          <w:bCs/>
          <w:color w:val="000000" w:themeColor="text1"/>
          <w:sz w:val="24"/>
          <w:szCs w:val="24"/>
        </w:rPr>
        <w:t xml:space="preserve"> và đối với loại khối SS/PBCH </w:t>
      </w:r>
    </w:p>
    <w:p w14:paraId="7E9F2F09"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Bit quan trọng nhất của k</w:t>
      </w:r>
      <w:r w:rsidRPr="008B675C">
        <w:rPr>
          <w:rFonts w:asciiTheme="majorHAnsi" w:eastAsia="Times New Roman" w:hAnsiTheme="majorHAnsi" w:cstheme="majorHAnsi"/>
          <w:bCs/>
          <w:color w:val="000000" w:themeColor="text1"/>
          <w:sz w:val="24"/>
          <w:szCs w:val="24"/>
          <w:vertAlign w:val="subscript"/>
        </w:rPr>
        <w:t>SSB</w:t>
      </w:r>
      <w:r w:rsidRPr="008B675C">
        <w:rPr>
          <w:rFonts w:asciiTheme="majorHAnsi" w:eastAsia="Times New Roman" w:hAnsiTheme="majorHAnsi" w:cstheme="majorHAnsi"/>
          <w:bCs/>
          <w:color w:val="000000" w:themeColor="text1"/>
          <w:sz w:val="24"/>
          <w:szCs w:val="24"/>
        </w:rPr>
        <w:t xml:space="preserve"> được cho bởi </w:t>
      </w:r>
      <m:oMath>
        <m:sSub>
          <m:sSubPr>
            <m:ctrlPr>
              <w:rPr>
                <w:rFonts w:ascii="Cambria Math" w:eastAsia="Times New Roman" w:hAnsi="Cambria Math" w:cstheme="majorHAnsi"/>
                <w:bCs/>
                <w:i/>
                <w:color w:val="000000" w:themeColor="text1"/>
                <w:sz w:val="24"/>
                <w:szCs w:val="24"/>
              </w:rPr>
            </m:ctrlPr>
          </m:sSubPr>
          <m:e>
            <m:acc>
              <m:accPr>
                <m:chr m:val="̅"/>
                <m:ctrlPr>
                  <w:rPr>
                    <w:rFonts w:ascii="Cambria Math" w:eastAsia="Times New Roman" w:hAnsi="Cambria Math" w:cstheme="majorHAnsi"/>
                    <w:bCs/>
                    <w:i/>
                    <w:color w:val="000000" w:themeColor="text1"/>
                    <w:sz w:val="24"/>
                    <w:szCs w:val="24"/>
                  </w:rPr>
                </m:ctrlPr>
              </m:accPr>
              <m:e>
                <m:r>
                  <w:rPr>
                    <w:rFonts w:ascii="Cambria Math" w:eastAsia="Times New Roman" w:hAnsi="Cambria Math" w:cstheme="majorHAnsi"/>
                    <w:color w:val="000000" w:themeColor="text1"/>
                    <w:sz w:val="24"/>
                    <w:szCs w:val="24"/>
                  </w:rPr>
                  <m:t>a</m:t>
                </m:r>
              </m:e>
            </m:acc>
          </m:e>
          <m:sub>
            <m:acc>
              <m:accPr>
                <m:chr m:val="̅"/>
                <m:ctrlPr>
                  <w:rPr>
                    <w:rFonts w:ascii="Cambria Math" w:eastAsia="Times New Roman" w:hAnsi="Cambria Math" w:cstheme="majorHAnsi"/>
                    <w:bCs/>
                    <w:i/>
                    <w:color w:val="000000" w:themeColor="text1"/>
                    <w:sz w:val="24"/>
                    <w:szCs w:val="24"/>
                  </w:rPr>
                </m:ctrlPr>
              </m:accPr>
              <m:e>
                <m:r>
                  <w:rPr>
                    <w:rFonts w:ascii="Cambria Math" w:eastAsia="Times New Roman" w:hAnsi="Cambria Math" w:cstheme="majorHAnsi"/>
                    <w:color w:val="000000" w:themeColor="text1"/>
                    <w:sz w:val="24"/>
                    <w:szCs w:val="24"/>
                  </w:rPr>
                  <m:t>A</m:t>
                </m:r>
              </m:e>
            </m:acc>
            <m:r>
              <w:rPr>
                <w:rFonts w:ascii="Cambria Math" w:eastAsia="Times New Roman" w:hAnsi="Cambria Math" w:cstheme="majorHAnsi"/>
                <w:color w:val="000000" w:themeColor="text1"/>
                <w:sz w:val="24"/>
                <w:szCs w:val="24"/>
              </w:rPr>
              <m:t>+5</m:t>
            </m:r>
          </m:sub>
        </m:sSub>
      </m:oMath>
      <w:r w:rsidRPr="008B675C">
        <w:rPr>
          <w:rFonts w:asciiTheme="majorHAnsi" w:eastAsia="Times New Roman" w:hAnsiTheme="majorHAnsi" w:cstheme="majorHAnsi"/>
          <w:bCs/>
          <w:color w:val="000000" w:themeColor="text1"/>
          <w:sz w:val="24"/>
          <w:szCs w:val="24"/>
        </w:rPr>
        <w:t xml:space="preserve"> trong payload PBCH </w:t>
      </w:r>
    </w:p>
    <w:p w14:paraId="3BDC67FA" w14:textId="78D7EE0D"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Các ký tự có giá trị phức tạp tương ứng với các phần tử tài nguyên là một phần của chung khối tài nguyên chồng chéo một phần hoặc toàn bộ với khối SS/PBCH và không được sử dụng để truyền SS/PBCH được đặt thành 0 trong các </w:t>
      </w:r>
      <w:r w:rsidR="00050A98">
        <w:rPr>
          <w:rFonts w:asciiTheme="majorHAnsi" w:eastAsia="Times New Roman" w:hAnsiTheme="majorHAnsi" w:cstheme="majorHAnsi"/>
          <w:bCs/>
          <w:color w:val="000000" w:themeColor="text1"/>
          <w:sz w:val="24"/>
          <w:szCs w:val="24"/>
        </w:rPr>
        <w:t>ký tự</w:t>
      </w:r>
      <w:r w:rsidRPr="008B675C">
        <w:rPr>
          <w:rFonts w:asciiTheme="majorHAnsi" w:eastAsia="Times New Roman" w:hAnsiTheme="majorHAnsi" w:cstheme="majorHAnsi"/>
          <w:bCs/>
          <w:color w:val="000000" w:themeColor="text1"/>
          <w:sz w:val="24"/>
          <w:szCs w:val="24"/>
        </w:rPr>
        <w:t xml:space="preserve"> OFDM trùng lặp một phần hoặc hoàn toàn với các </w:t>
      </w:r>
      <w:r w:rsidR="00050A98">
        <w:rPr>
          <w:rFonts w:asciiTheme="majorHAnsi" w:eastAsia="Times New Roman" w:hAnsiTheme="majorHAnsi" w:cstheme="majorHAnsi"/>
          <w:bCs/>
          <w:color w:val="000000" w:themeColor="text1"/>
          <w:sz w:val="24"/>
          <w:szCs w:val="24"/>
        </w:rPr>
        <w:t>ký tự</w:t>
      </w:r>
      <w:r w:rsidRPr="008B675C">
        <w:rPr>
          <w:rFonts w:asciiTheme="majorHAnsi" w:eastAsia="Times New Roman" w:hAnsiTheme="majorHAnsi" w:cstheme="majorHAnsi"/>
          <w:bCs/>
          <w:color w:val="000000" w:themeColor="text1"/>
          <w:sz w:val="24"/>
          <w:szCs w:val="24"/>
        </w:rPr>
        <w:t xml:space="preserve"> OFDM nơi SS/PBCH được truyền đi. </w:t>
      </w:r>
    </w:p>
    <w:p w14:paraId="118DB777"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Đối với khối SS/PBCH, UE </w:t>
      </w:r>
    </w:p>
    <w:p w14:paraId="04C41B50" w14:textId="77777777" w:rsidR="00D90EA8" w:rsidRPr="008B675C" w:rsidRDefault="00D90EA8" w:rsidP="004605B6">
      <w:pPr>
        <w:pStyle w:val="ListParagrap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cổng ăng ten p = 4000 được sử dụng để truyền PSS, SSS, PBCH và DM-RS cho PBCH, </w:t>
      </w:r>
    </w:p>
    <w:p w14:paraId="72587FAF" w14:textId="77777777" w:rsidR="00D90EA8" w:rsidRPr="008B675C" w:rsidRDefault="00D90EA8" w:rsidP="004605B6">
      <w:pPr>
        <w:pStyle w:val="ListParagrap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cùng CP và khoảng cách sóng mang con cho PSS, SSS, PBCH và DM-RS cho PBCH,</w:t>
      </w:r>
    </w:p>
    <w:p w14:paraId="34628E93" w14:textId="77777777" w:rsidR="00DC00E0" w:rsidRDefault="00D90EA8" w:rsidP="004605B6">
      <w:pPr>
        <w:pStyle w:val="ListParagrap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đối với khối SS/PBCH loại A</w:t>
      </w:r>
      <w:r w:rsidR="001D1413">
        <w:rPr>
          <w:rFonts w:asciiTheme="majorHAnsi" w:eastAsia="Times New Roman" w:hAnsiTheme="majorHAnsi" w:cstheme="majorHAnsi"/>
          <w:bCs/>
          <w:color w:val="000000" w:themeColor="text1"/>
          <w:sz w:val="24"/>
          <w:szCs w:val="24"/>
        </w:rPr>
        <w:t xml:space="preserve"> (Sub 6)</w:t>
      </w:r>
    </w:p>
    <w:p w14:paraId="66ED728D" w14:textId="1139E16D" w:rsidR="00DC00E0" w:rsidRDefault="00D90EA8" w:rsidP="004605B6">
      <w:pPr>
        <w:pStyle w:val="ListParagraph"/>
        <w:numPr>
          <w:ilvl w:val="2"/>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lang w:val="en-US"/>
        </w:rPr>
        <w:t>μ</w:t>
      </w:r>
      <w:r w:rsidRPr="008B675C">
        <w:rPr>
          <w:rFonts w:asciiTheme="majorHAnsi" w:eastAsia="Times New Roman" w:hAnsiTheme="majorHAnsi" w:cstheme="majorHAnsi"/>
          <w:bCs/>
          <w:color w:val="000000" w:themeColor="text1"/>
          <w:sz w:val="24"/>
          <w:szCs w:val="24"/>
        </w:rPr>
        <w:t xml:space="preserve"> </w:t>
      </w:r>
      <w:r w:rsidR="00A95635" w:rsidRPr="008B675C">
        <w:rPr>
          <w:rFonts w:ascii="Cambria Math" w:eastAsia="Times New Roman" w:hAnsi="Cambria Math" w:cs="Cambria Math"/>
          <w:bCs/>
          <w:color w:val="000000" w:themeColor="text1"/>
          <w:sz w:val="24"/>
          <w:szCs w:val="24"/>
        </w:rPr>
        <w:t>∈</w:t>
      </w:r>
      <w:r w:rsidR="00A95635" w:rsidRPr="008B675C">
        <w:rPr>
          <w:rFonts w:asciiTheme="majorHAnsi" w:eastAsia="Times New Roman" w:hAnsiTheme="majorHAnsi" w:cstheme="majorHAnsi"/>
          <w:bCs/>
          <w:color w:val="000000" w:themeColor="text1"/>
          <w:sz w:val="24"/>
          <w:szCs w:val="24"/>
        </w:rPr>
        <w:t xml:space="preserve"> {</w:t>
      </w:r>
      <w:r w:rsidRPr="008B675C">
        <w:rPr>
          <w:rFonts w:asciiTheme="majorHAnsi" w:eastAsia="Times New Roman" w:hAnsiTheme="majorHAnsi" w:cstheme="majorHAnsi"/>
          <w:bCs/>
          <w:color w:val="000000" w:themeColor="text1"/>
          <w:sz w:val="24"/>
          <w:szCs w:val="24"/>
        </w:rPr>
        <w:t>0,1}</w:t>
      </w:r>
      <w:r w:rsidR="00266513">
        <w:rPr>
          <w:rFonts w:asciiTheme="majorHAnsi" w:eastAsia="Times New Roman" w:hAnsiTheme="majorHAnsi" w:cstheme="majorHAnsi"/>
          <w:bCs/>
          <w:color w:val="000000" w:themeColor="text1"/>
          <w:sz w:val="24"/>
          <w:szCs w:val="24"/>
        </w:rPr>
        <w:t>, FR1 (sub 6GHz)</w:t>
      </w:r>
      <w:r w:rsidRPr="008B675C">
        <w:rPr>
          <w:rFonts w:asciiTheme="majorHAnsi" w:eastAsia="Times New Roman" w:hAnsiTheme="majorHAnsi" w:cstheme="majorHAnsi"/>
          <w:bCs/>
          <w:color w:val="000000" w:themeColor="text1"/>
          <w:sz w:val="24"/>
          <w:szCs w:val="24"/>
        </w:rPr>
        <w:t xml:space="preserve"> </w:t>
      </w:r>
    </w:p>
    <w:p w14:paraId="2DEBA831" w14:textId="77777777" w:rsidR="00DC00E0" w:rsidRDefault="00D90EA8" w:rsidP="004605B6">
      <w:pPr>
        <w:pStyle w:val="ListParagraph"/>
        <w:numPr>
          <w:ilvl w:val="2"/>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k</w:t>
      </w:r>
      <w:r w:rsidRPr="008B675C">
        <w:rPr>
          <w:rFonts w:asciiTheme="majorHAnsi" w:eastAsia="Times New Roman" w:hAnsiTheme="majorHAnsi" w:cstheme="majorHAnsi"/>
          <w:bCs/>
          <w:color w:val="000000" w:themeColor="text1"/>
          <w:sz w:val="24"/>
          <w:szCs w:val="24"/>
          <w:vertAlign w:val="subscript"/>
        </w:rPr>
        <w:t>SSB</w:t>
      </w:r>
      <w:r w:rsidRPr="008B675C">
        <w:rPr>
          <w:rFonts w:asciiTheme="majorHAnsi" w:eastAsia="Times New Roman" w:hAnsiTheme="majorHAnsi" w:cstheme="majorHAnsi"/>
          <w:bCs/>
          <w:color w:val="000000" w:themeColor="text1"/>
          <w:sz w:val="24"/>
          <w:szCs w:val="24"/>
        </w:rPr>
        <w:t xml:space="preserve"> </w:t>
      </w:r>
      <w:r w:rsidRPr="008B675C">
        <w:rPr>
          <w:rFonts w:ascii="Cambria Math" w:eastAsia="Times New Roman" w:hAnsi="Cambria Math" w:cs="Cambria Math"/>
          <w:bCs/>
          <w:color w:val="000000" w:themeColor="text1"/>
          <w:sz w:val="24"/>
          <w:szCs w:val="24"/>
        </w:rPr>
        <w:t>∈</w:t>
      </w:r>
      <w:r w:rsidRPr="008B675C">
        <w:rPr>
          <w:rFonts w:asciiTheme="majorHAnsi" w:eastAsia="Times New Roman" w:hAnsiTheme="majorHAnsi" w:cstheme="majorHAnsi"/>
          <w:bCs/>
          <w:color w:val="000000" w:themeColor="text1"/>
          <w:sz w:val="24"/>
          <w:szCs w:val="24"/>
        </w:rPr>
        <w:t>{0,1, 2, ..., 23}</w:t>
      </w:r>
      <w:r w:rsidR="00B329E6">
        <w:rPr>
          <w:rFonts w:asciiTheme="majorHAnsi" w:eastAsia="Times New Roman" w:hAnsiTheme="majorHAnsi" w:cstheme="majorHAnsi"/>
          <w:bCs/>
          <w:color w:val="000000" w:themeColor="text1"/>
          <w:sz w:val="24"/>
          <w:szCs w:val="24"/>
        </w:rPr>
        <w:t>(</w:t>
      </w:r>
      <w:r w:rsidR="00266513" w:rsidRPr="00266513">
        <w:rPr>
          <w:rFonts w:asciiTheme="majorHAnsi" w:eastAsia="Times New Roman" w:hAnsiTheme="majorHAnsi" w:cstheme="majorHAnsi"/>
          <w:bCs/>
          <w:color w:val="000000" w:themeColor="text1"/>
          <w:sz w:val="24"/>
          <w:szCs w:val="24"/>
        </w:rPr>
        <w:t xml:space="preserve">4 bit LSB có giá trị </w:t>
      </w:r>
      <w:r w:rsidR="00266513" w:rsidRPr="008B675C">
        <w:rPr>
          <w:rFonts w:asciiTheme="majorHAnsi" w:eastAsia="Times New Roman" w:hAnsiTheme="majorHAnsi" w:cstheme="majorHAnsi"/>
          <w:bCs/>
          <w:color w:val="000000" w:themeColor="text1"/>
          <w:sz w:val="24"/>
          <w:szCs w:val="24"/>
        </w:rPr>
        <w:t>k</w:t>
      </w:r>
      <w:r w:rsidR="00266513" w:rsidRPr="008B675C">
        <w:rPr>
          <w:rFonts w:asciiTheme="majorHAnsi" w:eastAsia="Times New Roman" w:hAnsiTheme="majorHAnsi" w:cstheme="majorHAnsi"/>
          <w:bCs/>
          <w:color w:val="000000" w:themeColor="text1"/>
          <w:sz w:val="24"/>
          <w:szCs w:val="24"/>
          <w:vertAlign w:val="subscript"/>
        </w:rPr>
        <w:t>SSB</w:t>
      </w:r>
      <w:r w:rsidR="00266513" w:rsidRPr="00266513">
        <w:rPr>
          <w:rFonts w:asciiTheme="majorHAnsi" w:eastAsia="Times New Roman" w:hAnsiTheme="majorHAnsi" w:cstheme="majorHAnsi"/>
          <w:bCs/>
          <w:color w:val="000000" w:themeColor="text1"/>
          <w:sz w:val="24"/>
          <w:szCs w:val="24"/>
        </w:rPr>
        <w:t xml:space="preserve"> có thể được thông báo tới UE thông qua </w:t>
      </w:r>
      <w:r w:rsidR="00266513" w:rsidRPr="00266513">
        <w:rPr>
          <w:rFonts w:asciiTheme="majorHAnsi" w:eastAsia="Times New Roman" w:hAnsiTheme="majorHAnsi" w:cstheme="majorHAnsi"/>
          <w:bCs/>
          <w:i/>
          <w:iCs/>
          <w:color w:val="000000" w:themeColor="text1"/>
          <w:sz w:val="24"/>
          <w:szCs w:val="24"/>
        </w:rPr>
        <w:t>ssb-subcarrierOffset</w:t>
      </w:r>
      <w:r w:rsidR="00266513" w:rsidRPr="00266513">
        <w:rPr>
          <w:rFonts w:asciiTheme="majorHAnsi" w:eastAsia="Times New Roman" w:hAnsiTheme="majorHAnsi" w:cstheme="majorHAnsi"/>
          <w:bCs/>
          <w:color w:val="000000" w:themeColor="text1"/>
          <w:sz w:val="24"/>
          <w:szCs w:val="24"/>
        </w:rPr>
        <w:t xml:space="preserve"> trong </w:t>
      </w:r>
      <w:r w:rsidR="00266513">
        <w:rPr>
          <w:rFonts w:asciiTheme="majorHAnsi" w:eastAsia="Times New Roman" w:hAnsiTheme="majorHAnsi" w:cstheme="majorHAnsi"/>
          <w:bCs/>
          <w:color w:val="000000" w:themeColor="text1"/>
          <w:sz w:val="24"/>
          <w:szCs w:val="24"/>
        </w:rPr>
        <w:t xml:space="preserve">MIB; </w:t>
      </w:r>
      <w:r w:rsidR="00266513" w:rsidRPr="00266513">
        <w:rPr>
          <w:rFonts w:asciiTheme="majorHAnsi" w:eastAsia="Times New Roman" w:hAnsiTheme="majorHAnsi" w:cstheme="majorHAnsi"/>
          <w:bCs/>
          <w:color w:val="000000" w:themeColor="text1"/>
          <w:sz w:val="24"/>
          <w:szCs w:val="24"/>
        </w:rPr>
        <w:t xml:space="preserve">Bit MSB được thông báo tới UE thông qua một bit trong </w:t>
      </w:r>
      <w:r w:rsidR="00B329E6">
        <w:rPr>
          <w:rFonts w:asciiTheme="majorHAnsi" w:eastAsia="Times New Roman" w:hAnsiTheme="majorHAnsi" w:cstheme="majorHAnsi"/>
          <w:bCs/>
          <w:color w:val="000000" w:themeColor="text1"/>
          <w:sz w:val="24"/>
          <w:szCs w:val="24"/>
        </w:rPr>
        <w:t>d</w:t>
      </w:r>
      <w:r w:rsidR="00266513" w:rsidRPr="00266513">
        <w:rPr>
          <w:rFonts w:asciiTheme="majorHAnsi" w:eastAsia="Times New Roman" w:hAnsiTheme="majorHAnsi" w:cstheme="majorHAnsi"/>
          <w:bCs/>
          <w:color w:val="000000" w:themeColor="text1"/>
          <w:sz w:val="24"/>
          <w:szCs w:val="24"/>
        </w:rPr>
        <w:t>ữ liệu PBCH (</w:t>
      </w:r>
      <m:oMath>
        <m:sSub>
          <m:sSubPr>
            <m:ctrlPr>
              <w:rPr>
                <w:rFonts w:ascii="Cambria Math" w:eastAsia="Times New Roman" w:hAnsi="Cambria Math" w:cstheme="majorHAnsi"/>
                <w:bCs/>
                <w:i/>
                <w:color w:val="000000" w:themeColor="text1"/>
                <w:sz w:val="24"/>
                <w:szCs w:val="24"/>
              </w:rPr>
            </m:ctrlPr>
          </m:sSubPr>
          <m:e>
            <m:acc>
              <m:accPr>
                <m:chr m:val="̅"/>
                <m:ctrlPr>
                  <w:rPr>
                    <w:rFonts w:ascii="Cambria Math" w:eastAsia="Times New Roman" w:hAnsi="Cambria Math" w:cstheme="majorHAnsi"/>
                    <w:bCs/>
                    <w:i/>
                    <w:color w:val="000000" w:themeColor="text1"/>
                    <w:sz w:val="24"/>
                    <w:szCs w:val="24"/>
                  </w:rPr>
                </m:ctrlPr>
              </m:accPr>
              <m:e>
                <m:r>
                  <w:rPr>
                    <w:rFonts w:ascii="Cambria Math" w:eastAsia="Times New Roman" w:hAnsi="Cambria Math" w:cstheme="majorHAnsi"/>
                    <w:color w:val="000000" w:themeColor="text1"/>
                    <w:sz w:val="24"/>
                    <w:szCs w:val="24"/>
                  </w:rPr>
                  <m:t>a</m:t>
                </m:r>
              </m:e>
            </m:acc>
          </m:e>
          <m:sub>
            <m:acc>
              <m:accPr>
                <m:chr m:val="̅"/>
                <m:ctrlPr>
                  <w:rPr>
                    <w:rFonts w:ascii="Cambria Math" w:eastAsia="Times New Roman" w:hAnsi="Cambria Math" w:cstheme="majorHAnsi"/>
                    <w:bCs/>
                    <w:i/>
                    <w:color w:val="000000" w:themeColor="text1"/>
                    <w:sz w:val="24"/>
                    <w:szCs w:val="24"/>
                  </w:rPr>
                </m:ctrlPr>
              </m:accPr>
              <m:e>
                <m:r>
                  <w:rPr>
                    <w:rFonts w:ascii="Cambria Math" w:eastAsia="Times New Roman" w:hAnsi="Cambria Math" w:cstheme="majorHAnsi"/>
                    <w:color w:val="000000" w:themeColor="text1"/>
                    <w:sz w:val="24"/>
                    <w:szCs w:val="24"/>
                  </w:rPr>
                  <m:t>A</m:t>
                </m:r>
              </m:e>
            </m:acc>
            <m:r>
              <w:rPr>
                <w:rFonts w:ascii="Cambria Math" w:eastAsia="Times New Roman" w:hAnsi="Cambria Math" w:cstheme="majorHAnsi"/>
                <w:color w:val="000000" w:themeColor="text1"/>
                <w:sz w:val="24"/>
                <w:szCs w:val="24"/>
              </w:rPr>
              <m:t>+5</m:t>
            </m:r>
          </m:sub>
        </m:sSub>
      </m:oMath>
      <w:r w:rsidR="00266513" w:rsidRPr="00266513">
        <w:rPr>
          <w:rFonts w:asciiTheme="majorHAnsi" w:eastAsia="Times New Roman" w:hAnsiTheme="majorHAnsi" w:cstheme="majorHAnsi"/>
          <w:bCs/>
          <w:color w:val="000000" w:themeColor="text1"/>
          <w:sz w:val="24"/>
          <w:szCs w:val="24"/>
        </w:rPr>
        <w:t>)</w:t>
      </w:r>
      <w:r w:rsidR="00B329E6">
        <w:rPr>
          <w:rFonts w:asciiTheme="majorHAnsi" w:eastAsia="Times New Roman" w:hAnsiTheme="majorHAnsi" w:cstheme="majorHAnsi"/>
          <w:bCs/>
          <w:color w:val="000000" w:themeColor="text1"/>
          <w:sz w:val="24"/>
          <w:szCs w:val="24"/>
        </w:rPr>
        <w:t>;</w:t>
      </w:r>
      <m:oMath>
        <m:r>
          <w:rPr>
            <w:rFonts w:ascii="Cambria Math" w:eastAsia="Times New Roman" w:hAnsi="Cambria Math" w:cstheme="majorHAnsi"/>
            <w:color w:val="000000" w:themeColor="text1"/>
            <w:sz w:val="24"/>
            <w:szCs w:val="24"/>
          </w:rPr>
          <m:t xml:space="preserve"> </m:t>
        </m:r>
      </m:oMath>
      <w:r w:rsidR="00266513" w:rsidRPr="00B329E6">
        <w:rPr>
          <w:rFonts w:asciiTheme="majorHAnsi" w:eastAsia="Times New Roman" w:hAnsiTheme="majorHAnsi" w:cstheme="majorHAnsi"/>
          <w:bCs/>
          <w:color w:val="000000" w:themeColor="text1"/>
          <w:sz w:val="24"/>
          <w:szCs w:val="24"/>
        </w:rPr>
        <w:t>được biểu thị bằng khoảng cách sóng mang con 15 Khz)</w:t>
      </w:r>
      <w:r w:rsidR="001977AB">
        <w:rPr>
          <w:rFonts w:asciiTheme="majorHAnsi" w:eastAsia="Times New Roman" w:hAnsiTheme="majorHAnsi" w:cstheme="majorHAnsi"/>
          <w:bCs/>
          <w:color w:val="000000" w:themeColor="text1"/>
          <w:sz w:val="24"/>
          <w:szCs w:val="24"/>
        </w:rPr>
        <w:t xml:space="preserve"> </w:t>
      </w:r>
    </w:p>
    <w:p w14:paraId="4827628C" w14:textId="76FEF436" w:rsidR="00D90EA8" w:rsidRPr="00B329E6" w:rsidRDefault="00CE3975" w:rsidP="004605B6">
      <w:pPr>
        <w:pStyle w:val="ListParagraph"/>
        <w:numPr>
          <w:ilvl w:val="2"/>
          <w:numId w:val="17"/>
        </w:numPr>
        <w:spacing w:after="0" w:line="276" w:lineRule="auto"/>
        <w:jc w:val="both"/>
        <w:rPr>
          <w:rFonts w:asciiTheme="majorHAnsi" w:eastAsia="Times New Roman" w:hAnsiTheme="majorHAnsi" w:cstheme="majorHAnsi"/>
          <w:bCs/>
          <w:color w:val="000000" w:themeColor="text1"/>
          <w:sz w:val="24"/>
          <w:szCs w:val="24"/>
        </w:rPr>
      </w:pP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CRB</m:t>
            </m:r>
          </m:sub>
          <m:sup>
            <m:r>
              <w:rPr>
                <w:rFonts w:ascii="Cambria Math" w:eastAsia="Times New Roman" w:hAnsi="Cambria Math" w:cstheme="majorHAnsi"/>
                <w:color w:val="000000" w:themeColor="text1"/>
                <w:sz w:val="24"/>
                <w:szCs w:val="24"/>
              </w:rPr>
              <m:t>SSB</m:t>
            </m:r>
          </m:sup>
        </m:sSubSup>
        <m:r>
          <w:rPr>
            <w:rFonts w:ascii="Cambria Math" w:eastAsia="Times New Roman" w:hAnsi="Cambria Math" w:cstheme="majorHAnsi"/>
            <w:color w:val="000000" w:themeColor="text1"/>
            <w:sz w:val="24"/>
            <w:szCs w:val="24"/>
          </w:rPr>
          <m:t xml:space="preserve"> </m:t>
        </m:r>
      </m:oMath>
      <w:r w:rsidR="001977AB" w:rsidRPr="00B329E6">
        <w:rPr>
          <w:rFonts w:asciiTheme="majorHAnsi" w:eastAsia="Times New Roman" w:hAnsiTheme="majorHAnsi" w:cstheme="majorHAnsi"/>
          <w:bCs/>
          <w:color w:val="000000" w:themeColor="text1"/>
          <w:sz w:val="24"/>
          <w:szCs w:val="24"/>
        </w:rPr>
        <w:t>được biểu thị bằng khoảng cách sóng mang con 15 Khz</w:t>
      </w:r>
    </w:p>
    <w:p w14:paraId="444A08AB" w14:textId="77777777" w:rsidR="00DC00E0" w:rsidRDefault="00D90EA8" w:rsidP="004605B6">
      <w:pPr>
        <w:pStyle w:val="ListParagrap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đối với khối SS/PBCH loại B</w:t>
      </w:r>
      <w:r w:rsidR="00E93837">
        <w:rPr>
          <w:rFonts w:asciiTheme="majorHAnsi" w:eastAsia="Times New Roman" w:hAnsiTheme="majorHAnsi" w:cstheme="majorHAnsi"/>
          <w:bCs/>
          <w:color w:val="000000" w:themeColor="text1"/>
          <w:sz w:val="24"/>
          <w:szCs w:val="24"/>
        </w:rPr>
        <w:t xml:space="preserve"> (mmWave)</w:t>
      </w:r>
    </w:p>
    <w:p w14:paraId="28B03B54" w14:textId="02D4108D" w:rsidR="00DC00E0" w:rsidRDefault="00D90EA8" w:rsidP="004605B6">
      <w:pPr>
        <w:pStyle w:val="ListParagraph"/>
        <w:numPr>
          <w:ilvl w:val="2"/>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lang w:val="en-US"/>
        </w:rPr>
        <w:t>μ</w:t>
      </w:r>
      <w:r w:rsidRPr="008B675C">
        <w:rPr>
          <w:rFonts w:asciiTheme="majorHAnsi" w:eastAsia="Times New Roman" w:hAnsiTheme="majorHAnsi" w:cstheme="majorHAnsi"/>
          <w:bCs/>
          <w:color w:val="000000" w:themeColor="text1"/>
          <w:sz w:val="24"/>
          <w:szCs w:val="24"/>
        </w:rPr>
        <w:t xml:space="preserve"> </w:t>
      </w:r>
      <w:r w:rsidR="00A95635" w:rsidRPr="008B675C">
        <w:rPr>
          <w:rFonts w:ascii="Cambria Math" w:eastAsia="Times New Roman" w:hAnsi="Cambria Math" w:cs="Cambria Math"/>
          <w:bCs/>
          <w:color w:val="000000" w:themeColor="text1"/>
          <w:sz w:val="24"/>
          <w:szCs w:val="24"/>
        </w:rPr>
        <w:t>∈</w:t>
      </w:r>
      <w:r w:rsidR="00A95635" w:rsidRPr="008B675C">
        <w:rPr>
          <w:rFonts w:asciiTheme="majorHAnsi" w:eastAsia="Times New Roman" w:hAnsiTheme="majorHAnsi" w:cstheme="majorHAnsi"/>
          <w:bCs/>
          <w:color w:val="000000" w:themeColor="text1"/>
          <w:sz w:val="24"/>
          <w:szCs w:val="24"/>
        </w:rPr>
        <w:t xml:space="preserve"> {</w:t>
      </w:r>
      <w:r w:rsidRPr="008B675C">
        <w:rPr>
          <w:rFonts w:asciiTheme="majorHAnsi" w:eastAsia="Times New Roman" w:hAnsiTheme="majorHAnsi" w:cstheme="majorHAnsi"/>
          <w:bCs/>
          <w:color w:val="000000" w:themeColor="text1"/>
          <w:sz w:val="24"/>
          <w:szCs w:val="24"/>
        </w:rPr>
        <w:t>3,</w:t>
      </w:r>
      <w:r w:rsidR="001977AB">
        <w:rPr>
          <w:rFonts w:asciiTheme="majorHAnsi" w:eastAsia="Times New Roman" w:hAnsiTheme="majorHAnsi" w:cstheme="majorHAnsi"/>
          <w:bCs/>
          <w:color w:val="000000" w:themeColor="text1"/>
          <w:sz w:val="24"/>
          <w:szCs w:val="24"/>
        </w:rPr>
        <w:t>4, FR2(mmWave)</w:t>
      </w:r>
    </w:p>
    <w:p w14:paraId="02C8B983" w14:textId="77777777" w:rsidR="00DC00E0" w:rsidRDefault="00D90EA8" w:rsidP="004605B6">
      <w:pPr>
        <w:pStyle w:val="ListParagraph"/>
        <w:numPr>
          <w:ilvl w:val="2"/>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k</w:t>
      </w:r>
      <w:r w:rsidRPr="008B675C">
        <w:rPr>
          <w:rFonts w:asciiTheme="majorHAnsi" w:eastAsia="Times New Roman" w:hAnsiTheme="majorHAnsi" w:cstheme="majorHAnsi"/>
          <w:bCs/>
          <w:color w:val="000000" w:themeColor="text1"/>
          <w:sz w:val="24"/>
          <w:szCs w:val="24"/>
          <w:vertAlign w:val="subscript"/>
        </w:rPr>
        <w:t>SSB</w:t>
      </w:r>
      <w:r w:rsidRPr="008B675C">
        <w:rPr>
          <w:rFonts w:asciiTheme="majorHAnsi" w:eastAsia="Times New Roman" w:hAnsiTheme="majorHAnsi" w:cstheme="majorHAnsi"/>
          <w:bCs/>
          <w:color w:val="000000" w:themeColor="text1"/>
          <w:sz w:val="24"/>
          <w:szCs w:val="24"/>
        </w:rPr>
        <w:t xml:space="preserve"> </w:t>
      </w:r>
      <w:r w:rsidRPr="008B675C">
        <w:rPr>
          <w:rFonts w:ascii="Cambria Math" w:eastAsia="Times New Roman" w:hAnsi="Cambria Math" w:cs="Cambria Math"/>
          <w:bCs/>
          <w:color w:val="000000" w:themeColor="text1"/>
          <w:sz w:val="24"/>
          <w:szCs w:val="24"/>
        </w:rPr>
        <w:t>∈</w:t>
      </w:r>
      <w:r w:rsidRPr="008B675C">
        <w:rPr>
          <w:rFonts w:asciiTheme="majorHAnsi" w:eastAsia="Times New Roman" w:hAnsiTheme="majorHAnsi" w:cstheme="majorHAnsi"/>
          <w:bCs/>
          <w:color w:val="000000" w:themeColor="text1"/>
          <w:sz w:val="24"/>
          <w:szCs w:val="24"/>
        </w:rPr>
        <w:t xml:space="preserve">{0,1, 2, ..., 11} </w:t>
      </w:r>
      <w:r w:rsidR="00904A3B">
        <w:rPr>
          <w:rFonts w:asciiTheme="majorHAnsi" w:eastAsia="Times New Roman" w:hAnsiTheme="majorHAnsi" w:cstheme="majorHAnsi"/>
          <w:bCs/>
          <w:color w:val="000000" w:themeColor="text1"/>
          <w:sz w:val="24"/>
          <w:szCs w:val="24"/>
        </w:rPr>
        <w:t>(</w:t>
      </w:r>
      <w:r w:rsidR="00904A3B" w:rsidRPr="00904A3B">
        <w:rPr>
          <w:rFonts w:asciiTheme="majorHAnsi" w:eastAsia="Times New Roman" w:hAnsiTheme="majorHAnsi" w:cstheme="majorHAnsi"/>
          <w:bCs/>
          <w:color w:val="000000" w:themeColor="text1"/>
          <w:sz w:val="24"/>
          <w:szCs w:val="24"/>
        </w:rPr>
        <w:t xml:space="preserve">toàn bộ giá trị </w:t>
      </w:r>
      <w:r w:rsidR="00904A3B" w:rsidRPr="008B675C">
        <w:rPr>
          <w:rFonts w:asciiTheme="majorHAnsi" w:eastAsia="Times New Roman" w:hAnsiTheme="majorHAnsi" w:cstheme="majorHAnsi"/>
          <w:bCs/>
          <w:color w:val="000000" w:themeColor="text1"/>
          <w:sz w:val="24"/>
          <w:szCs w:val="24"/>
        </w:rPr>
        <w:t>k</w:t>
      </w:r>
      <w:r w:rsidR="00904A3B" w:rsidRPr="008B675C">
        <w:rPr>
          <w:rFonts w:asciiTheme="majorHAnsi" w:eastAsia="Times New Roman" w:hAnsiTheme="majorHAnsi" w:cstheme="majorHAnsi"/>
          <w:bCs/>
          <w:color w:val="000000" w:themeColor="text1"/>
          <w:sz w:val="24"/>
          <w:szCs w:val="24"/>
          <w:vertAlign w:val="subscript"/>
        </w:rPr>
        <w:t>SSB</w:t>
      </w:r>
      <w:r w:rsidR="00904A3B" w:rsidRPr="00904A3B">
        <w:rPr>
          <w:rFonts w:asciiTheme="majorHAnsi" w:eastAsia="Times New Roman" w:hAnsiTheme="majorHAnsi" w:cstheme="majorHAnsi"/>
          <w:bCs/>
          <w:color w:val="000000" w:themeColor="text1"/>
          <w:sz w:val="24"/>
          <w:szCs w:val="24"/>
        </w:rPr>
        <w:t xml:space="preserve"> có thể được thông báo tới UE thông qua </w:t>
      </w:r>
      <w:r w:rsidR="00904A3B" w:rsidRPr="00904A3B">
        <w:rPr>
          <w:rFonts w:asciiTheme="majorHAnsi" w:eastAsia="Times New Roman" w:hAnsiTheme="majorHAnsi" w:cstheme="majorHAnsi"/>
          <w:bCs/>
          <w:i/>
          <w:iCs/>
          <w:color w:val="000000" w:themeColor="text1"/>
          <w:sz w:val="24"/>
          <w:szCs w:val="24"/>
        </w:rPr>
        <w:t>ssb-subcarrierOffset</w:t>
      </w:r>
      <w:r w:rsidR="00904A3B" w:rsidRPr="00904A3B">
        <w:rPr>
          <w:rFonts w:asciiTheme="majorHAnsi" w:eastAsia="Times New Roman" w:hAnsiTheme="majorHAnsi" w:cstheme="majorHAnsi"/>
          <w:bCs/>
          <w:color w:val="000000" w:themeColor="text1"/>
          <w:sz w:val="24"/>
          <w:szCs w:val="24"/>
        </w:rPr>
        <w:t xml:space="preserve"> trong MIB </w:t>
      </w:r>
      <w:r w:rsidR="00904A3B">
        <w:rPr>
          <w:rFonts w:asciiTheme="majorHAnsi" w:eastAsia="Times New Roman" w:hAnsiTheme="majorHAnsi" w:cstheme="majorHAnsi"/>
          <w:bCs/>
          <w:color w:val="000000" w:themeColor="text1"/>
          <w:sz w:val="24"/>
          <w:szCs w:val="24"/>
        </w:rPr>
        <w:t xml:space="preserve">; </w:t>
      </w:r>
      <w:r w:rsidRPr="008B675C">
        <w:rPr>
          <w:rFonts w:asciiTheme="majorHAnsi" w:eastAsia="Times New Roman" w:hAnsiTheme="majorHAnsi" w:cstheme="majorHAnsi"/>
          <w:bCs/>
          <w:color w:val="000000" w:themeColor="text1"/>
          <w:sz w:val="24"/>
          <w:szCs w:val="24"/>
        </w:rPr>
        <w:t xml:space="preserve">với đại lượng </w:t>
      </w:r>
      <w:r w:rsidR="00904A3B" w:rsidRPr="008B675C">
        <w:rPr>
          <w:rFonts w:asciiTheme="majorHAnsi" w:eastAsia="Times New Roman" w:hAnsiTheme="majorHAnsi" w:cstheme="majorHAnsi"/>
          <w:bCs/>
          <w:color w:val="000000" w:themeColor="text1"/>
          <w:sz w:val="24"/>
          <w:szCs w:val="24"/>
        </w:rPr>
        <w:t>k</w:t>
      </w:r>
      <w:r w:rsidR="00904A3B" w:rsidRPr="008B675C">
        <w:rPr>
          <w:rFonts w:asciiTheme="majorHAnsi" w:eastAsia="Times New Roman" w:hAnsiTheme="majorHAnsi" w:cstheme="majorHAnsi"/>
          <w:bCs/>
          <w:color w:val="000000" w:themeColor="text1"/>
          <w:sz w:val="24"/>
          <w:szCs w:val="24"/>
          <w:vertAlign w:val="subscript"/>
        </w:rPr>
        <w:t>SSB</w:t>
      </w:r>
      <w:r w:rsidRPr="008B675C">
        <w:rPr>
          <w:rFonts w:asciiTheme="majorHAnsi" w:eastAsia="Times New Roman" w:hAnsiTheme="majorHAnsi" w:cstheme="majorHAnsi"/>
          <w:bCs/>
          <w:color w:val="000000" w:themeColor="text1"/>
          <w:sz w:val="24"/>
          <w:szCs w:val="24"/>
        </w:rPr>
        <w:t xml:space="preserve"> được biểu thị bằng Khoảng cách sóng mang con được cung cấp bởi tham số lớp cao hơn </w:t>
      </w:r>
      <w:r w:rsidRPr="008B675C">
        <w:rPr>
          <w:rFonts w:asciiTheme="majorHAnsi" w:eastAsia="Times New Roman" w:hAnsiTheme="majorHAnsi" w:cstheme="majorHAnsi"/>
          <w:bCs/>
          <w:i/>
          <w:iCs/>
          <w:color w:val="000000" w:themeColor="text1"/>
          <w:sz w:val="24"/>
          <w:szCs w:val="24"/>
        </w:rPr>
        <w:t>subCarrierSpa</w:t>
      </w:r>
      <w:r w:rsidR="00904A3B">
        <w:rPr>
          <w:rFonts w:asciiTheme="majorHAnsi" w:eastAsia="Times New Roman" w:hAnsiTheme="majorHAnsi" w:cstheme="majorHAnsi"/>
          <w:bCs/>
          <w:i/>
          <w:iCs/>
          <w:color w:val="000000" w:themeColor="text1"/>
          <w:sz w:val="24"/>
          <w:szCs w:val="24"/>
        </w:rPr>
        <w:t>cingCommon</w:t>
      </w:r>
      <w:r w:rsidR="00904A3B">
        <w:rPr>
          <w:rFonts w:asciiTheme="majorHAnsi" w:eastAsia="Times New Roman" w:hAnsiTheme="majorHAnsi" w:cstheme="majorHAnsi"/>
          <w:bCs/>
          <w:color w:val="000000" w:themeColor="text1"/>
          <w:sz w:val="24"/>
          <w:szCs w:val="24"/>
        </w:rPr>
        <w:t>)</w:t>
      </w:r>
    </w:p>
    <w:p w14:paraId="29FC6602" w14:textId="698191C8" w:rsidR="00D90EA8" w:rsidRPr="008B675C" w:rsidRDefault="00CE3975" w:rsidP="004605B6">
      <w:pPr>
        <w:pStyle w:val="ListParagraph"/>
        <w:numPr>
          <w:ilvl w:val="2"/>
          <w:numId w:val="17"/>
        </w:numPr>
        <w:spacing w:after="0" w:line="276" w:lineRule="auto"/>
        <w:jc w:val="both"/>
        <w:rPr>
          <w:rFonts w:asciiTheme="majorHAnsi" w:eastAsia="Times New Roman" w:hAnsiTheme="majorHAnsi" w:cstheme="majorHAnsi"/>
          <w:bCs/>
          <w:color w:val="000000" w:themeColor="text1"/>
          <w:sz w:val="24"/>
          <w:szCs w:val="24"/>
        </w:rPr>
      </w:pP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CRB</m:t>
            </m:r>
          </m:sub>
          <m:sup>
            <m:r>
              <w:rPr>
                <w:rFonts w:ascii="Cambria Math" w:eastAsia="Times New Roman" w:hAnsi="Cambria Math" w:cstheme="majorHAnsi"/>
                <w:color w:val="000000" w:themeColor="text1"/>
                <w:sz w:val="24"/>
                <w:szCs w:val="24"/>
              </w:rPr>
              <m:t>SSB</m:t>
            </m:r>
          </m:sup>
        </m:sSubSup>
      </m:oMath>
      <w:r w:rsidR="00D90EA8" w:rsidRPr="008B675C">
        <w:rPr>
          <w:rFonts w:asciiTheme="majorHAnsi" w:eastAsia="Times New Roman" w:hAnsiTheme="majorHAnsi" w:cstheme="majorHAnsi"/>
          <w:bCs/>
          <w:color w:val="000000" w:themeColor="text1"/>
          <w:sz w:val="24"/>
          <w:szCs w:val="24"/>
        </w:rPr>
        <w:t xml:space="preserve"> được biểu thị bằng khoảng cách sóng mang con 60 kHz; </w:t>
      </w:r>
    </w:p>
    <w:p w14:paraId="52E229B3" w14:textId="77777777" w:rsidR="00D90EA8" w:rsidRPr="008B675C" w:rsidRDefault="00D90EA8" w:rsidP="004605B6">
      <w:pPr>
        <w:pStyle w:val="ListParagrap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lastRenderedPageBreak/>
        <w:t xml:space="preserve">Tâm sóng mang con 0 của khối tài nguyên </w:t>
      </w: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CRB</m:t>
            </m:r>
          </m:sub>
          <m:sup>
            <m:r>
              <w:rPr>
                <w:rFonts w:ascii="Cambria Math" w:eastAsia="Times New Roman" w:hAnsi="Cambria Math" w:cstheme="majorHAnsi"/>
                <w:color w:val="000000" w:themeColor="text1"/>
                <w:sz w:val="24"/>
                <w:szCs w:val="24"/>
              </w:rPr>
              <m:t>SSB</m:t>
            </m:r>
          </m:sup>
        </m:sSubSup>
        <m:r>
          <w:rPr>
            <w:rFonts w:ascii="Cambria Math" w:eastAsia="Times New Roman" w:hAnsi="Cambria Math" w:cstheme="majorHAnsi"/>
            <w:color w:val="000000" w:themeColor="text1"/>
            <w:sz w:val="24"/>
            <w:szCs w:val="24"/>
          </w:rPr>
          <m:t xml:space="preserve"> </m:t>
        </m:r>
      </m:oMath>
      <w:r w:rsidRPr="008B675C">
        <w:rPr>
          <w:rFonts w:asciiTheme="majorHAnsi" w:eastAsia="Times New Roman" w:hAnsiTheme="majorHAnsi" w:cstheme="majorHAnsi"/>
          <w:bCs/>
          <w:color w:val="000000" w:themeColor="text1"/>
          <w:sz w:val="24"/>
          <w:szCs w:val="24"/>
        </w:rPr>
        <w:t>trùng với tâm sóng mang con 0 của tài nguyên chung khối có khoảng cách sóng mang con được cung cấp bởi tham số lớp cao hơn s</w:t>
      </w:r>
      <w:r w:rsidRPr="008B675C">
        <w:rPr>
          <w:rFonts w:asciiTheme="majorHAnsi" w:eastAsia="Times New Roman" w:hAnsiTheme="majorHAnsi" w:cstheme="majorHAnsi"/>
          <w:bCs/>
          <w:i/>
          <w:iCs/>
          <w:color w:val="000000" w:themeColor="text1"/>
          <w:sz w:val="24"/>
          <w:szCs w:val="24"/>
        </w:rPr>
        <w:t>ubCarrierSpacingCommon</w:t>
      </w:r>
      <w:r w:rsidRPr="008B675C">
        <w:rPr>
          <w:rFonts w:asciiTheme="majorHAnsi" w:eastAsia="Times New Roman" w:hAnsiTheme="majorHAnsi" w:cstheme="majorHAnsi"/>
          <w:bCs/>
          <w:color w:val="000000" w:themeColor="text1"/>
          <w:sz w:val="24"/>
          <w:szCs w:val="24"/>
        </w:rPr>
        <w:t xml:space="preserve">. Khối tài nguyên chung này chồng lấp với sóng mang con 0 của khối tài nguyên đầu tiên của khối SS/PBCH. </w:t>
      </w:r>
    </w:p>
    <w:p w14:paraId="4966A31A"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Các khối SS/PBCH được truyền với cùng chỉ số khối trên cùng một vị trí tần số trung tâm gần như nằm cùng vị trí với độ trải Doppler, độ dịch chuyển Doppler, mức tăng trung bình, độ trễ trung bình, độ trải trễ và khi các tham số Rx không gian có thể áp dụng. </w:t>
      </w:r>
    </w:p>
    <w:p w14:paraId="018BE594" w14:textId="77777777"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Ánh xạ PSS trong khối SS/PBCH </w:t>
      </w:r>
    </w:p>
    <w:p w14:paraId="6EF31D07"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Chuỗi ký tự d</w:t>
      </w:r>
      <w:r w:rsidRPr="008B675C">
        <w:rPr>
          <w:rFonts w:asciiTheme="majorHAnsi" w:eastAsia="Times New Roman" w:hAnsiTheme="majorHAnsi" w:cstheme="majorHAnsi"/>
          <w:bCs/>
          <w:color w:val="000000" w:themeColor="text1"/>
          <w:sz w:val="24"/>
          <w:szCs w:val="24"/>
          <w:vertAlign w:val="subscript"/>
        </w:rPr>
        <w:t>PSS</w:t>
      </w:r>
      <w:r w:rsidRPr="008B675C">
        <w:rPr>
          <w:rFonts w:asciiTheme="majorHAnsi" w:eastAsia="Times New Roman" w:hAnsiTheme="majorHAnsi" w:cstheme="majorHAnsi"/>
          <w:bCs/>
          <w:color w:val="000000" w:themeColor="text1"/>
          <w:sz w:val="24"/>
          <w:szCs w:val="24"/>
        </w:rPr>
        <w:t>(0),..., d</w:t>
      </w:r>
      <w:r w:rsidRPr="008B675C">
        <w:rPr>
          <w:rFonts w:asciiTheme="majorHAnsi" w:eastAsia="Times New Roman" w:hAnsiTheme="majorHAnsi" w:cstheme="majorHAnsi"/>
          <w:bCs/>
          <w:color w:val="000000" w:themeColor="text1"/>
          <w:sz w:val="24"/>
          <w:szCs w:val="24"/>
          <w:vertAlign w:val="subscript"/>
        </w:rPr>
        <w:t>PSS</w:t>
      </w:r>
      <w:r w:rsidRPr="008B675C">
        <w:rPr>
          <w:rFonts w:asciiTheme="majorHAnsi" w:eastAsia="Times New Roman" w:hAnsiTheme="majorHAnsi" w:cstheme="majorHAnsi"/>
          <w:bCs/>
          <w:color w:val="000000" w:themeColor="text1"/>
          <w:sz w:val="24"/>
          <w:szCs w:val="24"/>
        </w:rPr>
        <w:t>(126) tạo thành tín hiệu đồng bộ chính được chia tỷ lệ theo hệ số β</w:t>
      </w:r>
      <w:r w:rsidRPr="008B675C">
        <w:rPr>
          <w:rFonts w:asciiTheme="majorHAnsi" w:eastAsia="Times New Roman" w:hAnsiTheme="majorHAnsi" w:cstheme="majorHAnsi"/>
          <w:bCs/>
          <w:color w:val="000000" w:themeColor="text1"/>
          <w:sz w:val="24"/>
          <w:szCs w:val="24"/>
          <w:vertAlign w:val="subscript"/>
        </w:rPr>
        <w:t>PSS</w:t>
      </w:r>
      <w:r w:rsidRPr="008B675C">
        <w:rPr>
          <w:rFonts w:asciiTheme="majorHAnsi" w:eastAsia="Times New Roman" w:hAnsiTheme="majorHAnsi" w:cstheme="majorHAnsi"/>
          <w:bCs/>
          <w:color w:val="000000" w:themeColor="text1"/>
          <w:sz w:val="24"/>
          <w:szCs w:val="24"/>
        </w:rPr>
        <w:t xml:space="preserve"> để phù hợp với phân bổ công suất PSS và ánh xạ tới tài nguyên các phần tử </w:t>
      </w:r>
      <w:r w:rsidRPr="008B675C">
        <w:rPr>
          <w:rFonts w:asciiTheme="majorHAnsi" w:eastAsia="Times New Roman" w:hAnsiTheme="majorHAnsi" w:cstheme="majorHAnsi"/>
          <w:bCs/>
          <w:i/>
          <w:iCs/>
          <w:color w:val="000000" w:themeColor="text1"/>
          <w:sz w:val="24"/>
          <w:szCs w:val="24"/>
        </w:rPr>
        <w:t>(k, l)</w:t>
      </w:r>
      <w:r w:rsidRPr="008B675C">
        <w:rPr>
          <w:rFonts w:asciiTheme="majorHAnsi" w:eastAsia="Times New Roman" w:hAnsiTheme="majorHAnsi" w:cstheme="majorHAnsi"/>
          <w:bCs/>
          <w:i/>
          <w:iCs/>
          <w:color w:val="000000" w:themeColor="text1"/>
          <w:sz w:val="24"/>
          <w:szCs w:val="24"/>
          <w:vertAlign w:val="subscript"/>
        </w:rPr>
        <w:t>p,u</w:t>
      </w:r>
      <w:r w:rsidRPr="008B675C">
        <w:rPr>
          <w:rFonts w:asciiTheme="majorHAnsi" w:eastAsia="Times New Roman" w:hAnsiTheme="majorHAnsi" w:cstheme="majorHAnsi"/>
          <w:bCs/>
          <w:color w:val="000000" w:themeColor="text1"/>
          <w:sz w:val="24"/>
          <w:szCs w:val="24"/>
        </w:rPr>
        <w:t xml:space="preserve">, theo thứ tự tăng dần của k trong đó k và l được cho trong Bảng 7.4.3.1-1 và biểu thị tần số và chỉ số thời gian tương ứng trong một khối SS/PBCH. </w:t>
      </w:r>
    </w:p>
    <w:p w14:paraId="7FAD9392" w14:textId="77777777"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Ánh xạ SSS trong khối SS/PBCH </w:t>
      </w:r>
    </w:p>
    <w:p w14:paraId="41034159"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Chuỗi ký tự d</w:t>
      </w:r>
      <w:r w:rsidRPr="008B675C">
        <w:rPr>
          <w:rFonts w:asciiTheme="majorHAnsi" w:eastAsia="Times New Roman" w:hAnsiTheme="majorHAnsi" w:cstheme="majorHAnsi"/>
          <w:bCs/>
          <w:color w:val="000000" w:themeColor="text1"/>
          <w:sz w:val="24"/>
          <w:szCs w:val="24"/>
          <w:vertAlign w:val="subscript"/>
        </w:rPr>
        <w:t>SSS</w:t>
      </w:r>
      <w:r w:rsidRPr="008B675C">
        <w:rPr>
          <w:rFonts w:asciiTheme="majorHAnsi" w:eastAsia="Times New Roman" w:hAnsiTheme="majorHAnsi" w:cstheme="majorHAnsi"/>
          <w:bCs/>
          <w:color w:val="000000" w:themeColor="text1"/>
          <w:sz w:val="24"/>
          <w:szCs w:val="24"/>
        </w:rPr>
        <w:t>(0),..., d</w:t>
      </w:r>
      <w:r w:rsidRPr="008B675C">
        <w:rPr>
          <w:rFonts w:asciiTheme="majorHAnsi" w:eastAsia="Times New Roman" w:hAnsiTheme="majorHAnsi" w:cstheme="majorHAnsi"/>
          <w:bCs/>
          <w:color w:val="000000" w:themeColor="text1"/>
          <w:sz w:val="24"/>
          <w:szCs w:val="24"/>
          <w:vertAlign w:val="subscript"/>
        </w:rPr>
        <w:t>SSS</w:t>
      </w:r>
      <w:r w:rsidRPr="008B675C">
        <w:rPr>
          <w:rFonts w:asciiTheme="majorHAnsi" w:eastAsia="Times New Roman" w:hAnsiTheme="majorHAnsi" w:cstheme="majorHAnsi"/>
          <w:bCs/>
          <w:color w:val="000000" w:themeColor="text1"/>
          <w:sz w:val="24"/>
          <w:szCs w:val="24"/>
        </w:rPr>
        <w:t>(126) tạo thành tín hiệu đồng bộ thứ cấp được chia tỷ lệ theo hệ số β</w:t>
      </w:r>
      <w:r w:rsidRPr="008B675C">
        <w:rPr>
          <w:rFonts w:asciiTheme="majorHAnsi" w:eastAsia="Times New Roman" w:hAnsiTheme="majorHAnsi" w:cstheme="majorHAnsi"/>
          <w:bCs/>
          <w:color w:val="000000" w:themeColor="text1"/>
          <w:sz w:val="24"/>
          <w:szCs w:val="24"/>
          <w:vertAlign w:val="subscript"/>
        </w:rPr>
        <w:t>SSS</w:t>
      </w:r>
      <w:r w:rsidRPr="008B675C">
        <w:rPr>
          <w:rFonts w:asciiTheme="majorHAnsi" w:eastAsia="Times New Roman" w:hAnsiTheme="majorHAnsi" w:cstheme="majorHAnsi"/>
          <w:bCs/>
          <w:color w:val="000000" w:themeColor="text1"/>
          <w:sz w:val="24"/>
          <w:szCs w:val="24"/>
        </w:rPr>
        <w:t xml:space="preserve"> và ánh xạ tới tài nguyên các phần tử </w:t>
      </w:r>
      <w:r w:rsidRPr="008B675C">
        <w:rPr>
          <w:rFonts w:asciiTheme="majorHAnsi" w:eastAsia="Times New Roman" w:hAnsiTheme="majorHAnsi" w:cstheme="majorHAnsi"/>
          <w:bCs/>
          <w:i/>
          <w:iCs/>
          <w:color w:val="000000" w:themeColor="text1"/>
          <w:sz w:val="24"/>
          <w:szCs w:val="24"/>
        </w:rPr>
        <w:t>(k, l)</w:t>
      </w:r>
      <w:r w:rsidRPr="008B675C">
        <w:rPr>
          <w:rFonts w:asciiTheme="majorHAnsi" w:eastAsia="Times New Roman" w:hAnsiTheme="majorHAnsi" w:cstheme="majorHAnsi"/>
          <w:bCs/>
          <w:i/>
          <w:iCs/>
          <w:color w:val="000000" w:themeColor="text1"/>
          <w:sz w:val="24"/>
          <w:szCs w:val="24"/>
          <w:vertAlign w:val="subscript"/>
        </w:rPr>
        <w:t>p,u</w:t>
      </w:r>
      <w:r w:rsidRPr="008B675C">
        <w:rPr>
          <w:rFonts w:asciiTheme="majorHAnsi" w:eastAsia="Times New Roman" w:hAnsiTheme="majorHAnsi" w:cstheme="majorHAnsi"/>
          <w:bCs/>
          <w:color w:val="000000" w:themeColor="text1"/>
          <w:sz w:val="24"/>
          <w:szCs w:val="24"/>
        </w:rPr>
        <w:t xml:space="preserve">, theo thứ tự tăng dần của k trong đó k và l được cho trong Bảng 7.4.3.1-1 và biểu thị các chỉ số tần số và thời gian tương ứng trong một khối SS/PBCH. </w:t>
      </w:r>
    </w:p>
    <w:p w14:paraId="34EED02B" w14:textId="77777777"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Ánh xạ PBCH và DM-RS trong khối SS/PBCH </w:t>
      </w:r>
    </w:p>
    <w:p w14:paraId="48B4DD7C"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Chuỗi ký tự d</w:t>
      </w:r>
      <w:r w:rsidRPr="008B675C">
        <w:rPr>
          <w:rFonts w:asciiTheme="majorHAnsi" w:eastAsia="Times New Roman" w:hAnsiTheme="majorHAnsi" w:cstheme="majorHAnsi"/>
          <w:bCs/>
          <w:color w:val="000000" w:themeColor="text1"/>
          <w:sz w:val="24"/>
          <w:szCs w:val="24"/>
          <w:vertAlign w:val="subscript"/>
        </w:rPr>
        <w:t>PBCH</w:t>
      </w:r>
      <w:r w:rsidRPr="008B675C">
        <w:rPr>
          <w:rFonts w:asciiTheme="majorHAnsi" w:eastAsia="Times New Roman" w:hAnsiTheme="majorHAnsi" w:cstheme="majorHAnsi"/>
          <w:bCs/>
          <w:color w:val="000000" w:themeColor="text1"/>
          <w:sz w:val="24"/>
          <w:szCs w:val="24"/>
        </w:rPr>
        <w:t>(0),..., d</w:t>
      </w:r>
      <w:r w:rsidRPr="008B675C">
        <w:rPr>
          <w:rFonts w:asciiTheme="majorHAnsi" w:eastAsia="Times New Roman" w:hAnsiTheme="majorHAnsi" w:cstheme="majorHAnsi"/>
          <w:bCs/>
          <w:color w:val="000000" w:themeColor="text1"/>
          <w:sz w:val="24"/>
          <w:szCs w:val="24"/>
          <w:vertAlign w:val="subscript"/>
        </w:rPr>
        <w:t>PBCH</w:t>
      </w:r>
      <w:r w:rsidRPr="008B675C">
        <w:rPr>
          <w:rFonts w:asciiTheme="majorHAnsi" w:eastAsia="Times New Roman" w:hAnsiTheme="majorHAnsi" w:cstheme="majorHAnsi"/>
          <w:bCs/>
          <w:color w:val="000000" w:themeColor="text1"/>
          <w:sz w:val="24"/>
          <w:szCs w:val="24"/>
        </w:rPr>
        <w:t>(M</w:t>
      </w:r>
      <w:r w:rsidRPr="008B675C">
        <w:rPr>
          <w:rFonts w:asciiTheme="majorHAnsi" w:eastAsia="Times New Roman" w:hAnsiTheme="majorHAnsi" w:cstheme="majorHAnsi"/>
          <w:bCs/>
          <w:color w:val="000000" w:themeColor="text1"/>
          <w:sz w:val="24"/>
          <w:szCs w:val="24"/>
          <w:vertAlign w:val="subscript"/>
        </w:rPr>
        <w:t>symb</w:t>
      </w:r>
      <w:r w:rsidRPr="008B675C">
        <w:rPr>
          <w:rFonts w:asciiTheme="majorHAnsi" w:eastAsia="Times New Roman" w:hAnsiTheme="majorHAnsi" w:cstheme="majorHAnsi"/>
          <w:bCs/>
          <w:color w:val="000000" w:themeColor="text1"/>
          <w:sz w:val="24"/>
          <w:szCs w:val="24"/>
        </w:rPr>
        <w:t>-1) cấu thành kênh phát sóng vật lý được chia tỷ lệ theo hệ số β</w:t>
      </w:r>
      <w:r w:rsidRPr="008B675C">
        <w:rPr>
          <w:rFonts w:asciiTheme="majorHAnsi" w:eastAsia="Times New Roman" w:hAnsiTheme="majorHAnsi" w:cstheme="majorHAnsi"/>
          <w:bCs/>
          <w:color w:val="000000" w:themeColor="text1"/>
          <w:sz w:val="24"/>
          <w:szCs w:val="24"/>
          <w:vertAlign w:val="subscript"/>
        </w:rPr>
        <w:t>`PBCH</w:t>
      </w:r>
      <w:r w:rsidRPr="008B675C">
        <w:rPr>
          <w:rFonts w:asciiTheme="majorHAnsi" w:eastAsia="Times New Roman" w:hAnsiTheme="majorHAnsi" w:cstheme="majorHAnsi"/>
          <w:bCs/>
          <w:color w:val="000000" w:themeColor="text1"/>
          <w:sz w:val="24"/>
          <w:szCs w:val="24"/>
        </w:rPr>
        <w:t xml:space="preserve"> để phù hợp với phân bổ công suất PBCH và được ánh xạ theo trình tự bắt đầu bằng d</w:t>
      </w:r>
      <w:r w:rsidRPr="008B675C">
        <w:rPr>
          <w:rFonts w:asciiTheme="majorHAnsi" w:eastAsia="Times New Roman" w:hAnsiTheme="majorHAnsi" w:cstheme="majorHAnsi"/>
          <w:bCs/>
          <w:color w:val="000000" w:themeColor="text1"/>
          <w:sz w:val="24"/>
          <w:szCs w:val="24"/>
          <w:vertAlign w:val="subscript"/>
        </w:rPr>
        <w:t>PBCH</w:t>
      </w:r>
      <w:r w:rsidRPr="008B675C">
        <w:rPr>
          <w:rFonts w:asciiTheme="majorHAnsi" w:eastAsia="Times New Roman" w:hAnsiTheme="majorHAnsi" w:cstheme="majorHAnsi"/>
          <w:bCs/>
          <w:color w:val="000000" w:themeColor="text1"/>
          <w:sz w:val="24"/>
          <w:szCs w:val="24"/>
        </w:rPr>
        <w:t xml:space="preserve">(0) tới các phần tử tài nguyên </w:t>
      </w:r>
      <w:r w:rsidRPr="008B675C">
        <w:rPr>
          <w:rFonts w:asciiTheme="majorHAnsi" w:eastAsia="Times New Roman" w:hAnsiTheme="majorHAnsi" w:cstheme="majorHAnsi"/>
          <w:bCs/>
          <w:i/>
          <w:iCs/>
          <w:color w:val="000000" w:themeColor="text1"/>
          <w:sz w:val="24"/>
          <w:szCs w:val="24"/>
        </w:rPr>
        <w:t>(k, l)</w:t>
      </w:r>
      <w:r w:rsidRPr="008B675C">
        <w:rPr>
          <w:rFonts w:asciiTheme="majorHAnsi" w:eastAsia="Times New Roman" w:hAnsiTheme="majorHAnsi" w:cstheme="majorHAnsi"/>
          <w:bCs/>
          <w:i/>
          <w:iCs/>
          <w:color w:val="000000" w:themeColor="text1"/>
          <w:sz w:val="24"/>
          <w:szCs w:val="24"/>
          <w:vertAlign w:val="subscript"/>
        </w:rPr>
        <w:t>p,u</w:t>
      </w:r>
      <w:r w:rsidRPr="008B675C">
        <w:rPr>
          <w:rFonts w:asciiTheme="majorHAnsi" w:eastAsia="Times New Roman" w:hAnsiTheme="majorHAnsi" w:cstheme="majorHAnsi"/>
          <w:bCs/>
          <w:color w:val="000000" w:themeColor="text1"/>
          <w:sz w:val="24"/>
          <w:szCs w:val="24"/>
        </w:rPr>
        <w:t xml:space="preserve"> , đáp ứng tiêu chuẩn: chúng không được sử dụng cho tín hiệu tham chiếu giải điều chế PBCH </w:t>
      </w:r>
    </w:p>
    <w:p w14:paraId="5DA1AC0C" w14:textId="77777777" w:rsidR="00D90EA8" w:rsidRPr="008B675C"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Ánh xạ tới các phần tử tài nguyên </w:t>
      </w:r>
      <w:r w:rsidRPr="008B675C">
        <w:rPr>
          <w:rFonts w:asciiTheme="majorHAnsi" w:eastAsia="Times New Roman" w:hAnsiTheme="majorHAnsi" w:cstheme="majorHAnsi"/>
          <w:bCs/>
          <w:i/>
          <w:iCs/>
          <w:color w:val="000000" w:themeColor="text1"/>
          <w:sz w:val="24"/>
          <w:szCs w:val="24"/>
        </w:rPr>
        <w:t>(k,l)</w:t>
      </w:r>
      <w:r w:rsidRPr="008B675C">
        <w:rPr>
          <w:rFonts w:asciiTheme="majorHAnsi" w:eastAsia="Times New Roman" w:hAnsiTheme="majorHAnsi" w:cstheme="majorHAnsi"/>
          <w:bCs/>
          <w:i/>
          <w:iCs/>
          <w:color w:val="000000" w:themeColor="text1"/>
          <w:sz w:val="24"/>
          <w:szCs w:val="24"/>
          <w:vertAlign w:val="subscript"/>
        </w:rPr>
        <w:t>p,u</w:t>
      </w:r>
      <w:r w:rsidRPr="008B675C">
        <w:rPr>
          <w:rFonts w:asciiTheme="majorHAnsi" w:eastAsia="Times New Roman" w:hAnsiTheme="majorHAnsi" w:cstheme="majorHAnsi"/>
          <w:bCs/>
          <w:color w:val="000000" w:themeColor="text1"/>
          <w:sz w:val="24"/>
          <w:szCs w:val="24"/>
        </w:rPr>
        <w:t xml:space="preserve"> không dành riêng cho PBCH DM-RS sẽ theo thứ tự tăng dần của chỉ mục đầu tiên k và sau đó là chỉ số l , trong đó k và l lần lượt biểu thị các chỉ số tần số và thời gian trong một SS/PBCH khối và được cho trong Bảng 7.4.3.1-1. </w:t>
      </w:r>
    </w:p>
    <w:p w14:paraId="1E522593" w14:textId="77777777" w:rsidR="00D90EA8" w:rsidRDefault="00D90EA8" w:rsidP="004605B6">
      <w:pPr>
        <w:pStyle w:val="ListParagrap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Chuỗi các ký tự có giá trị phức r(0),..,r(143) tạo tín hiệu thành tham chiếu giải điều chế cho khối SS/PBCH được chia tỷ lệ theo hệ số </w:t>
      </w: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β</m:t>
            </m:r>
          </m:e>
          <m:sub>
            <m:r>
              <w:rPr>
                <w:rFonts w:ascii="Cambria Math" w:eastAsia="Times New Roman" w:hAnsi="Cambria Math" w:cstheme="majorHAnsi"/>
                <w:color w:val="000000" w:themeColor="text1"/>
                <w:sz w:val="24"/>
                <w:szCs w:val="24"/>
              </w:rPr>
              <m:t>PBCH</m:t>
            </m:r>
          </m:sub>
          <m:sup>
            <m:r>
              <w:rPr>
                <w:rFonts w:ascii="Cambria Math" w:eastAsia="Times New Roman" w:hAnsi="Cambria Math" w:cstheme="majorHAnsi"/>
                <w:color w:val="000000" w:themeColor="text1"/>
                <w:sz w:val="24"/>
                <w:szCs w:val="24"/>
              </w:rPr>
              <m:t>DM-RS</m:t>
            </m:r>
          </m:sup>
        </m:sSubSup>
      </m:oMath>
      <w:r w:rsidRPr="008B675C">
        <w:rPr>
          <w:rFonts w:asciiTheme="majorHAnsi" w:eastAsia="Times New Roman" w:hAnsiTheme="majorHAnsi" w:cstheme="majorHAnsi"/>
          <w:bCs/>
          <w:color w:val="000000" w:themeColor="text1"/>
          <w:sz w:val="24"/>
          <w:szCs w:val="24"/>
        </w:rPr>
        <w:t xml:space="preserve"> để phù hợp với phân bổ công suất PBCH và được ánh xạ tới các phần tử tài nguyên </w:t>
      </w:r>
      <w:r w:rsidRPr="008B675C">
        <w:rPr>
          <w:rFonts w:asciiTheme="majorHAnsi" w:eastAsia="Times New Roman" w:hAnsiTheme="majorHAnsi" w:cstheme="majorHAnsi"/>
          <w:bCs/>
          <w:i/>
          <w:iCs/>
          <w:color w:val="000000" w:themeColor="text1"/>
          <w:sz w:val="24"/>
          <w:szCs w:val="24"/>
        </w:rPr>
        <w:t>(k,l)</w:t>
      </w:r>
      <w:r w:rsidRPr="008B675C">
        <w:rPr>
          <w:rFonts w:asciiTheme="majorHAnsi" w:eastAsia="Times New Roman" w:hAnsiTheme="majorHAnsi" w:cstheme="majorHAnsi"/>
          <w:bCs/>
          <w:i/>
          <w:iCs/>
          <w:color w:val="000000" w:themeColor="text1"/>
          <w:sz w:val="24"/>
          <w:szCs w:val="24"/>
          <w:vertAlign w:val="subscript"/>
        </w:rPr>
        <w:t>p,u</w:t>
      </w:r>
      <w:r w:rsidRPr="008B675C">
        <w:rPr>
          <w:rFonts w:asciiTheme="majorHAnsi" w:eastAsia="Times New Roman" w:hAnsiTheme="majorHAnsi" w:cstheme="majorHAnsi"/>
          <w:bCs/>
          <w:color w:val="000000" w:themeColor="text1"/>
          <w:sz w:val="24"/>
          <w:szCs w:val="24"/>
        </w:rPr>
        <w:t xml:space="preserve"> theo thứ tự tăng dần đầu tiên là k và sau đó là l trong đó k và l được đưa ra trong Bảng 7.4.3.1-1 và biểu thị các chỉ số tần số và thời gian tương ứng trong một khối SS/PBCH.</w:t>
      </w:r>
    </w:p>
    <w:p w14:paraId="2E41A858" w14:textId="77777777" w:rsidR="00EA4690" w:rsidRDefault="00EA4690" w:rsidP="004605B6">
      <w:pPr>
        <w:pStyle w:val="Heading2"/>
        <w:shd w:val="clear" w:color="auto" w:fill="FFFFFF"/>
        <w:spacing w:before="0" w:beforeAutospacing="0" w:after="0" w:afterAutospacing="0" w:line="276" w:lineRule="auto"/>
        <w:rPr>
          <w:color w:val="009900"/>
          <w:sz w:val="24"/>
          <w:szCs w:val="24"/>
        </w:rPr>
      </w:pPr>
      <w:bookmarkStart w:id="0" w:name="SS_PBCH_TimeDomainResourceAllocation"/>
    </w:p>
    <w:p w14:paraId="4DC7E531" w14:textId="7CB95A2A" w:rsidR="00A432D9" w:rsidRPr="00EA4690" w:rsidRDefault="00DD4FA5" w:rsidP="004605B6">
      <w:pPr>
        <w:pStyle w:val="Heading2"/>
        <w:shd w:val="clear" w:color="auto" w:fill="FFFFFF"/>
        <w:spacing w:before="0" w:beforeAutospacing="0" w:after="0" w:afterAutospacing="0" w:line="276" w:lineRule="auto"/>
        <w:rPr>
          <w:b w:val="0"/>
          <w:bCs w:val="0"/>
          <w:color w:val="000000" w:themeColor="text1"/>
          <w:sz w:val="24"/>
          <w:szCs w:val="24"/>
          <w:u w:val="single"/>
        </w:rPr>
      </w:pPr>
      <w:r>
        <w:rPr>
          <w:b w:val="0"/>
          <w:bCs w:val="0"/>
          <w:color w:val="000000" w:themeColor="text1"/>
          <w:sz w:val="24"/>
          <w:szCs w:val="24"/>
          <w:u w:val="single"/>
        </w:rPr>
        <w:t xml:space="preserve">- </w:t>
      </w:r>
      <w:r w:rsidR="00A432D9" w:rsidRPr="00EA4690">
        <w:rPr>
          <w:b w:val="0"/>
          <w:bCs w:val="0"/>
          <w:color w:val="000000" w:themeColor="text1"/>
          <w:sz w:val="24"/>
          <w:szCs w:val="24"/>
          <w:u w:val="single"/>
        </w:rPr>
        <w:t xml:space="preserve">Time Domain Resource Allocation </w:t>
      </w:r>
      <w:bookmarkEnd w:id="0"/>
    </w:p>
    <w:p w14:paraId="344285C8" w14:textId="337A0340" w:rsidR="00DD4FA5" w:rsidRDefault="00DD4FA5" w:rsidP="004605B6">
      <w:pPr>
        <w:pStyle w:val="NormalWeb"/>
        <w:shd w:val="clear" w:color="auto" w:fill="FFFFFF"/>
        <w:spacing w:before="0" w:beforeAutospacing="0" w:after="0" w:afterAutospacing="0" w:line="276" w:lineRule="auto"/>
        <w:rPr>
          <w:color w:val="000000"/>
        </w:rPr>
      </w:pPr>
      <w:r>
        <w:rPr>
          <w:color w:val="000000"/>
        </w:rPr>
        <w:t xml:space="preserve">+ </w:t>
      </w:r>
      <w:r w:rsidRPr="00DD4FA5">
        <w:rPr>
          <w:color w:val="000000"/>
        </w:rPr>
        <w:t xml:space="preserve">Bảng sau cho biết số ký </w:t>
      </w:r>
      <w:r>
        <w:rPr>
          <w:color w:val="000000"/>
        </w:rPr>
        <w:t xml:space="preserve">tự </w:t>
      </w:r>
      <w:r w:rsidRPr="00DD4FA5">
        <w:rPr>
          <w:color w:val="000000"/>
        </w:rPr>
        <w:t xml:space="preserve">OFDM đầu tiên SS/PBCH được truyền đi. </w:t>
      </w:r>
    </w:p>
    <w:p w14:paraId="56320CBD" w14:textId="02DBDFAD" w:rsidR="00DD4FA5" w:rsidRDefault="00DD4FA5" w:rsidP="004605B6">
      <w:pPr>
        <w:pStyle w:val="NormalWeb"/>
        <w:shd w:val="clear" w:color="auto" w:fill="FFFFFF"/>
        <w:spacing w:before="0" w:beforeAutospacing="0" w:after="0" w:afterAutospacing="0" w:line="276" w:lineRule="auto"/>
        <w:rPr>
          <w:color w:val="000000"/>
        </w:rPr>
      </w:pPr>
      <w:r>
        <w:rPr>
          <w:color w:val="000000"/>
        </w:rPr>
        <w:t xml:space="preserve">+ </w:t>
      </w:r>
      <w:r w:rsidRPr="00DD4FA5">
        <w:rPr>
          <w:color w:val="000000"/>
        </w:rPr>
        <w:t xml:space="preserve">Đối với nửa khung có các khối SS/PBCH, số lượng và chỉ số </w:t>
      </w:r>
      <w:r w:rsidR="00050A98">
        <w:rPr>
          <w:color w:val="000000"/>
        </w:rPr>
        <w:t>ký tự</w:t>
      </w:r>
      <w:r w:rsidRPr="00DD4FA5">
        <w:rPr>
          <w:color w:val="000000"/>
        </w:rPr>
        <w:t xml:space="preserve"> đầu tiên cho các khối SS/PBCH dự kiến được xác định theo khoảng cách sóng mang con của các khối SS/PBCH như sau.</w:t>
      </w:r>
    </w:p>
    <w:p w14:paraId="3DB09B21" w14:textId="369A97C0" w:rsidR="002250E3" w:rsidRPr="00A432D9" w:rsidRDefault="00DD4FA5" w:rsidP="004605B6">
      <w:pPr>
        <w:pStyle w:val="NormalWeb"/>
        <w:shd w:val="clear" w:color="auto" w:fill="FFFFFF"/>
        <w:spacing w:before="0" w:beforeAutospacing="0" w:after="0" w:afterAutospacing="0" w:line="276" w:lineRule="auto"/>
        <w:rPr>
          <w:color w:val="000000"/>
        </w:rPr>
      </w:pPr>
      <w:r>
        <w:rPr>
          <w:color w:val="000000"/>
        </w:rPr>
        <w:t xml:space="preserve">+ </w:t>
      </w:r>
      <w:r w:rsidRPr="00DD4FA5">
        <w:rPr>
          <w:color w:val="000000"/>
        </w:rPr>
        <w:t>Cell Search chỉ định vị trí SS/PBCH trong miền thời gian như minh họa bên dưới</w:t>
      </w:r>
      <w:r w:rsidR="00A432D9" w:rsidRPr="00A432D9">
        <w:rPr>
          <w:color w:val="000000"/>
        </w:rPr>
        <w:t>.</w:t>
      </w:r>
    </w:p>
    <w:p w14:paraId="46FA92D8" w14:textId="4AD6AB3A" w:rsidR="00A432D9" w:rsidRPr="00A432D9" w:rsidRDefault="00A432D9" w:rsidP="004605B6">
      <w:pPr>
        <w:pStyle w:val="NormalWeb"/>
        <w:shd w:val="clear" w:color="auto" w:fill="FFFFFF"/>
        <w:spacing w:before="0" w:beforeAutospacing="0" w:after="0" w:afterAutospacing="0" w:line="276" w:lineRule="auto"/>
        <w:jc w:val="center"/>
        <w:rPr>
          <w:color w:val="000000"/>
        </w:rPr>
      </w:pPr>
      <w:r w:rsidRPr="00A432D9">
        <w:rPr>
          <w:noProof/>
          <w:color w:val="000000"/>
          <w:lang w:val="en-US" w:eastAsia="en-US"/>
        </w:rPr>
        <w:drawing>
          <wp:inline distT="0" distB="0" distL="0" distR="0" wp14:anchorId="03CE08DB" wp14:editId="75F6C299">
            <wp:extent cx="3185160" cy="2104767"/>
            <wp:effectExtent l="0" t="0" r="0" b="0"/>
            <wp:docPr id="1456594219" name="Hình ảnh 8"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4219" name="Hình ảnh 8" descr="Ảnh có chứa văn bản, ảnh chụp màn hình, số, Phông chữ&#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6103" cy="2111998"/>
                    </a:xfrm>
                    <a:prstGeom prst="rect">
                      <a:avLst/>
                    </a:prstGeom>
                    <a:noFill/>
                    <a:ln>
                      <a:noFill/>
                    </a:ln>
                  </pic:spPr>
                </pic:pic>
              </a:graphicData>
            </a:graphic>
          </wp:inline>
        </w:drawing>
      </w:r>
    </w:p>
    <w:p w14:paraId="3A86444E" w14:textId="77777777" w:rsidR="002250E3" w:rsidRDefault="00A432D9" w:rsidP="004605B6">
      <w:pPr>
        <w:pStyle w:val="NormalWeb"/>
        <w:shd w:val="clear" w:color="auto" w:fill="FFFFFF"/>
        <w:spacing w:before="0" w:beforeAutospacing="0" w:after="0" w:afterAutospacing="0" w:line="276" w:lineRule="auto"/>
        <w:jc w:val="center"/>
        <w:rPr>
          <w:i/>
          <w:iCs/>
          <w:color w:val="000000"/>
          <w:sz w:val="22"/>
          <w:szCs w:val="22"/>
        </w:rPr>
      </w:pPr>
      <w:bookmarkStart w:id="1" w:name="Start_Symbols_for_SCS_Frequency"/>
      <w:r w:rsidRPr="002250E3">
        <w:rPr>
          <w:i/>
          <w:iCs/>
          <w:color w:val="000000"/>
          <w:sz w:val="22"/>
          <w:szCs w:val="22"/>
        </w:rPr>
        <w:t>Start Symbols for each subcarrier spacing and frequency</w:t>
      </w:r>
      <w:bookmarkEnd w:id="1"/>
    </w:p>
    <w:p w14:paraId="41D5B288" w14:textId="60EB3612" w:rsidR="00D90EA8" w:rsidRDefault="009C44B3" w:rsidP="004605B6">
      <w:pPr>
        <w:pStyle w:val="NormalWeb"/>
        <w:shd w:val="clear" w:color="auto" w:fill="FFFFFF"/>
        <w:spacing w:before="0" w:beforeAutospacing="0" w:after="0" w:afterAutospacing="0" w:line="276" w:lineRule="auto"/>
        <w:rPr>
          <w:rFonts w:ascii="Times-Roman" w:hAnsi="Times-Roman"/>
          <w:bCs/>
        </w:rPr>
      </w:pPr>
      <w:r>
        <w:rPr>
          <w:rFonts w:ascii="Times-Roman" w:hAnsi="Times-Roman"/>
          <w:bCs/>
        </w:rPr>
        <w:lastRenderedPageBreak/>
        <w:t xml:space="preserve">+ </w:t>
      </w:r>
      <w:r w:rsidRPr="009C44B3">
        <w:rPr>
          <w:rFonts w:ascii="Times-Roman" w:hAnsi="Times-Roman"/>
          <w:bCs/>
        </w:rPr>
        <w:t>Các vị trí trong miền thời gian nơi UE sẽ giám sát khối SS/PBCH có thể xảy ra</w:t>
      </w:r>
    </w:p>
    <w:p w14:paraId="491C0DD6" w14:textId="34E29423" w:rsidR="00BB181A" w:rsidRDefault="00BB181A" w:rsidP="004605B6">
      <w:pPr>
        <w:pStyle w:val="NormalWeb"/>
        <w:shd w:val="clear" w:color="auto" w:fill="FFFFFF"/>
        <w:spacing w:before="0" w:beforeAutospacing="0" w:after="0" w:afterAutospacing="0" w:line="276" w:lineRule="auto"/>
        <w:rPr>
          <w:rFonts w:ascii="Times-Roman" w:hAnsi="Times-Roman"/>
          <w:bCs/>
        </w:rPr>
      </w:pPr>
      <w:r>
        <w:rPr>
          <w:rFonts w:ascii="Times-Roman" w:hAnsi="Times-Roman"/>
          <w:bCs/>
        </w:rPr>
        <w:t xml:space="preserve">+ </w:t>
      </w:r>
      <w:r w:rsidR="00B619C0">
        <w:rPr>
          <w:rFonts w:ascii="Times-Roman" w:hAnsi="Times-Roman"/>
          <w:bCs/>
        </w:rPr>
        <w:t>V</w:t>
      </w:r>
      <w:r w:rsidRPr="00BB181A">
        <w:rPr>
          <w:rFonts w:ascii="Times-Roman" w:hAnsi="Times-Roman"/>
          <w:bCs/>
        </w:rPr>
        <w:t xml:space="preserve">í dụ về Truyền SSB cho từng trường hợp. </w:t>
      </w:r>
      <w:r w:rsidR="007A5D22" w:rsidRPr="00BB181A">
        <w:rPr>
          <w:rFonts w:ascii="Times-Roman" w:hAnsi="Times-Roman"/>
          <w:bCs/>
        </w:rPr>
        <w:t xml:space="preserve">Ví dụ dưới đây cho </w:t>
      </w:r>
      <w:r w:rsidR="0060114F">
        <w:rPr>
          <w:rFonts w:ascii="Times-Roman" w:hAnsi="Times-Roman"/>
          <w:bCs/>
        </w:rPr>
        <w:t>thấy</w:t>
      </w:r>
      <w:r w:rsidR="007A5D22" w:rsidRPr="00BB181A">
        <w:rPr>
          <w:rFonts w:ascii="Times-Roman" w:hAnsi="Times-Roman"/>
          <w:bCs/>
        </w:rPr>
        <w:t xml:space="preserve"> cách có thể liên hệ bảng trên với biểu đồ truyền SSB được hiển thị trong các ví dụ sau</w:t>
      </w:r>
    </w:p>
    <w:p w14:paraId="72D4DA25" w14:textId="7359C194" w:rsidR="00BB181A" w:rsidRDefault="00BB181A" w:rsidP="004605B6">
      <w:pPr>
        <w:pStyle w:val="NormalWeb"/>
        <w:numPr>
          <w:ilvl w:val="0"/>
          <w:numId w:val="17"/>
        </w:numPr>
        <w:shd w:val="clear" w:color="auto" w:fill="FFFFFF"/>
        <w:spacing w:before="0" w:beforeAutospacing="0" w:after="0" w:afterAutospacing="0" w:line="276" w:lineRule="auto"/>
        <w:jc w:val="both"/>
        <w:rPr>
          <w:rFonts w:ascii="Times-Roman" w:hAnsi="Times-Roman"/>
          <w:bCs/>
        </w:rPr>
      </w:pPr>
      <w:r>
        <w:rPr>
          <w:rFonts w:ascii="Times-Roman" w:hAnsi="Times-Roman"/>
          <w:bCs/>
        </w:rPr>
        <w:t>Đ</w:t>
      </w:r>
      <w:r w:rsidRPr="00BB181A">
        <w:rPr>
          <w:rFonts w:ascii="Times-Roman" w:hAnsi="Times-Roman"/>
          <w:bCs/>
        </w:rPr>
        <w:t>ặt vị trí miền tần số của khối SSB nằm ở dưới cùng của băng thông hệ thống, nhưng trên thực tế, vị trí miền tần số có thể thay đổi sang v</w:t>
      </w:r>
      <w:r w:rsidR="0060114F">
        <w:rPr>
          <w:rFonts w:ascii="Times-Roman" w:hAnsi="Times-Roman"/>
          <w:bCs/>
        </w:rPr>
        <w:t>+</w:t>
      </w:r>
      <w:r w:rsidRPr="00BB181A">
        <w:rPr>
          <w:rFonts w:ascii="Times-Roman" w:hAnsi="Times-Roman"/>
          <w:bCs/>
        </w:rPr>
        <w:t xml:space="preserve">ị trí khác (ví dụ: tần số trung tâm của băng thông hệ thống). </w:t>
      </w:r>
    </w:p>
    <w:p w14:paraId="35C61912" w14:textId="29A458AC" w:rsidR="00BB181A" w:rsidRPr="007A5D22" w:rsidRDefault="00BB181A" w:rsidP="004605B6">
      <w:pPr>
        <w:pStyle w:val="NormalWeb"/>
        <w:numPr>
          <w:ilvl w:val="0"/>
          <w:numId w:val="17"/>
        </w:numPr>
        <w:shd w:val="clear" w:color="auto" w:fill="FFFFFF"/>
        <w:spacing w:before="0" w:beforeAutospacing="0" w:after="0" w:afterAutospacing="0" w:line="276" w:lineRule="auto"/>
        <w:jc w:val="both"/>
        <w:rPr>
          <w:rFonts w:ascii="Times-Roman" w:hAnsi="Times-Roman"/>
          <w:bCs/>
        </w:rPr>
      </w:pPr>
      <w:r w:rsidRPr="00BB181A">
        <w:rPr>
          <w:rFonts w:ascii="Times-Roman" w:hAnsi="Times-Roman"/>
          <w:bCs/>
        </w:rPr>
        <w:t xml:space="preserve">Mục </w:t>
      </w:r>
      <w:r w:rsidR="00A612D1">
        <w:rPr>
          <w:rFonts w:ascii="Times-Roman" w:hAnsi="Times-Roman"/>
          <w:bCs/>
        </w:rPr>
        <w:t xml:space="preserve">đích: </w:t>
      </w:r>
      <w:r w:rsidRPr="00BB181A">
        <w:rPr>
          <w:rFonts w:ascii="Times-Roman" w:hAnsi="Times-Roman"/>
          <w:bCs/>
        </w:rPr>
        <w:t xml:space="preserve">hiển thị vị trí miền thời gian (mẫu truyền) của từng trường hợp. Trong triển khai thực tế, rất có thể (nhưng không nhất thiết) vị trí miền tần số của SSB nằm xung quanh tần số trung tâm. </w:t>
      </w:r>
    </w:p>
    <w:p w14:paraId="6CC8E860" w14:textId="5C0BEE87" w:rsidR="00B45874" w:rsidRPr="00B45874" w:rsidRDefault="00B45874" w:rsidP="004605B6">
      <w:pPr>
        <w:shd w:val="clear" w:color="auto" w:fill="FFFFFF"/>
        <w:spacing w:after="0" w:line="276" w:lineRule="auto"/>
        <w:jc w:val="center"/>
        <w:rPr>
          <w:rFonts w:ascii="Verdana" w:eastAsia="Times New Roman" w:hAnsi="Verdana" w:cs="Times New Roman"/>
          <w:color w:val="000000"/>
          <w:kern w:val="0"/>
          <w:sz w:val="20"/>
          <w:szCs w:val="20"/>
          <w14:ligatures w14:val="none"/>
        </w:rPr>
      </w:pPr>
      <w:r w:rsidRPr="00B45874">
        <w:rPr>
          <w:rFonts w:ascii="Verdana" w:eastAsia="Times New Roman" w:hAnsi="Verdana" w:cs="Times New Roman"/>
          <w:noProof/>
          <w:color w:val="000000"/>
          <w:kern w:val="0"/>
          <w:sz w:val="20"/>
          <w:szCs w:val="20"/>
          <w:lang w:val="en-US" w:eastAsia="en-US"/>
          <w14:ligatures w14:val="none"/>
        </w:rPr>
        <w:drawing>
          <wp:inline distT="0" distB="0" distL="0" distR="0" wp14:anchorId="5D016896" wp14:editId="3BB4876A">
            <wp:extent cx="3845560" cy="2358297"/>
            <wp:effectExtent l="0" t="0" r="0" b="0"/>
            <wp:docPr id="2010825333" name="Hình ảnh 1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5333" name="Hình ảnh 11" descr="Ảnh có chứa văn bản, ảnh chụp màn hình, hàng, biểu đồ&#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6217" cy="2370965"/>
                    </a:xfrm>
                    <a:prstGeom prst="rect">
                      <a:avLst/>
                    </a:prstGeom>
                    <a:noFill/>
                    <a:ln>
                      <a:noFill/>
                    </a:ln>
                  </pic:spPr>
                </pic:pic>
              </a:graphicData>
            </a:graphic>
          </wp:inline>
        </w:drawing>
      </w:r>
    </w:p>
    <w:p w14:paraId="72878B28" w14:textId="77777777" w:rsidR="00B45874" w:rsidRPr="00B45874" w:rsidRDefault="00B45874" w:rsidP="004605B6">
      <w:pPr>
        <w:shd w:val="clear" w:color="auto" w:fill="FFFFFF"/>
        <w:spacing w:after="0" w:line="276" w:lineRule="auto"/>
        <w:rPr>
          <w:rFonts w:ascii="Verdana" w:eastAsia="Times New Roman" w:hAnsi="Verdana" w:cs="Times New Roman"/>
          <w:color w:val="000000"/>
          <w:kern w:val="0"/>
          <w:sz w:val="20"/>
          <w:szCs w:val="20"/>
          <w14:ligatures w14:val="none"/>
        </w:rPr>
      </w:pPr>
      <w:r w:rsidRPr="00B45874">
        <w:rPr>
          <w:rFonts w:ascii="Verdana" w:eastAsia="Times New Roman" w:hAnsi="Verdana" w:cs="Times New Roman"/>
          <w:color w:val="000000"/>
          <w:kern w:val="0"/>
          <w:sz w:val="20"/>
          <w:szCs w:val="20"/>
          <w14:ligatures w14:val="none"/>
        </w:rPr>
        <w:t> </w:t>
      </w:r>
    </w:p>
    <w:p w14:paraId="54F2671B" w14:textId="6805C622" w:rsidR="00B45874" w:rsidRPr="00B45874" w:rsidRDefault="00B45874" w:rsidP="004605B6">
      <w:pPr>
        <w:shd w:val="clear" w:color="auto" w:fill="FFFFFF"/>
        <w:spacing w:after="0" w:line="276" w:lineRule="auto"/>
        <w:jc w:val="center"/>
        <w:rPr>
          <w:rFonts w:ascii="Verdana" w:eastAsia="Times New Roman" w:hAnsi="Verdana" w:cs="Times New Roman"/>
          <w:color w:val="000000"/>
          <w:kern w:val="0"/>
          <w:sz w:val="20"/>
          <w:szCs w:val="20"/>
          <w14:ligatures w14:val="none"/>
        </w:rPr>
      </w:pPr>
      <w:r w:rsidRPr="00B45874">
        <w:rPr>
          <w:rFonts w:ascii="Verdana" w:eastAsia="Times New Roman" w:hAnsi="Verdana" w:cs="Times New Roman"/>
          <w:noProof/>
          <w:color w:val="000000"/>
          <w:kern w:val="0"/>
          <w:sz w:val="20"/>
          <w:szCs w:val="20"/>
          <w:lang w:val="en-US" w:eastAsia="en-US"/>
          <w14:ligatures w14:val="none"/>
        </w:rPr>
        <w:drawing>
          <wp:inline distT="0" distB="0" distL="0" distR="0" wp14:anchorId="1A1624E0" wp14:editId="0C8AEA96">
            <wp:extent cx="3876776" cy="2377440"/>
            <wp:effectExtent l="0" t="0" r="0" b="0"/>
            <wp:docPr id="120218932" name="Hình ảnh 10"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8932" name="Hình ảnh 10" descr="Ảnh có chứa văn bản, ảnh chụp màn hình, hàng, biểu đồ&#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3076" cy="2381304"/>
                    </a:xfrm>
                    <a:prstGeom prst="rect">
                      <a:avLst/>
                    </a:prstGeom>
                    <a:noFill/>
                    <a:ln>
                      <a:noFill/>
                    </a:ln>
                  </pic:spPr>
                </pic:pic>
              </a:graphicData>
            </a:graphic>
          </wp:inline>
        </w:drawing>
      </w:r>
    </w:p>
    <w:p w14:paraId="33E30BBF" w14:textId="77777777" w:rsidR="00B45874" w:rsidRPr="002250E3" w:rsidRDefault="00B45874" w:rsidP="004605B6">
      <w:pPr>
        <w:pStyle w:val="NormalWeb"/>
        <w:shd w:val="clear" w:color="auto" w:fill="FFFFFF"/>
        <w:spacing w:before="0" w:beforeAutospacing="0" w:after="0" w:afterAutospacing="0" w:line="276" w:lineRule="auto"/>
        <w:rPr>
          <w:i/>
          <w:iCs/>
          <w:color w:val="000000"/>
          <w:sz w:val="22"/>
          <w:szCs w:val="22"/>
        </w:rPr>
      </w:pPr>
    </w:p>
    <w:p w14:paraId="504EF59C" w14:textId="22ECD145" w:rsidR="00050A98" w:rsidRPr="00864465" w:rsidRDefault="00050A98" w:rsidP="004605B6">
      <w:pPr>
        <w:spacing w:after="0" w:line="276" w:lineRule="auto"/>
        <w:jc w:val="both"/>
        <w:rPr>
          <w:rFonts w:asciiTheme="majorHAnsi" w:eastAsia="Times New Roman" w:hAnsiTheme="majorHAnsi" w:cstheme="majorHAnsi"/>
          <w:b/>
          <w:sz w:val="28"/>
          <w:szCs w:val="28"/>
        </w:rPr>
      </w:pPr>
      <w:r w:rsidRPr="00864465">
        <w:rPr>
          <w:rFonts w:asciiTheme="majorHAnsi" w:eastAsia="Times New Roman" w:hAnsiTheme="majorHAnsi" w:cstheme="majorHAnsi"/>
          <w:b/>
          <w:sz w:val="28"/>
          <w:szCs w:val="28"/>
          <w:highlight w:val="yellow"/>
        </w:rPr>
        <w:t>2. Tín hiệu SSS</w:t>
      </w:r>
    </w:p>
    <w:p w14:paraId="00314B7A"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
          <w:sz w:val="24"/>
          <w:szCs w:val="24"/>
        </w:rPr>
        <w:t>-</w:t>
      </w:r>
      <w:r w:rsidRPr="008B675C">
        <w:rPr>
          <w:rFonts w:asciiTheme="majorHAnsi" w:eastAsia="Times New Roman" w:hAnsiTheme="majorHAnsi" w:cstheme="majorHAnsi"/>
          <w:bCs/>
          <w:sz w:val="24"/>
          <w:szCs w:val="24"/>
        </w:rPr>
        <w:t xml:space="preserve"> Có 1008 physical-layer cell identities khác nhua được cho bởi</w:t>
      </w:r>
    </w:p>
    <w:p w14:paraId="7E2926B6" w14:textId="77777777" w:rsidR="00050A98" w:rsidRPr="008B675C" w:rsidRDefault="00CE3975" w:rsidP="004605B6">
      <w:pPr>
        <w:spacing w:after="0" w:line="276" w:lineRule="auto"/>
        <w:jc w:val="both"/>
        <w:rPr>
          <w:rFonts w:asciiTheme="majorHAnsi" w:eastAsia="Times New Roman" w:hAnsiTheme="majorHAnsi" w:cstheme="majorHAnsi"/>
          <w:bCs/>
          <w:sz w:val="24"/>
          <w:szCs w:val="24"/>
        </w:rPr>
      </w:pPr>
      <m:oMathPara>
        <m:oMath>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r>
                <w:rPr>
                  <w:rFonts w:ascii="Cambria Math" w:eastAsia="Times New Roman" w:hAnsi="Cambria Math" w:cstheme="majorHAnsi"/>
                  <w:sz w:val="24"/>
                  <w:szCs w:val="24"/>
                </w:rPr>
                <m:t>cell</m:t>
              </m:r>
            </m:sup>
          </m:sSubSup>
          <m:r>
            <w:rPr>
              <w:rFonts w:ascii="Cambria Math" w:eastAsia="Times New Roman" w:hAnsi="Cambria Math" w:cstheme="majorHAnsi"/>
              <w:sz w:val="24"/>
              <w:szCs w:val="24"/>
            </w:rPr>
            <m:t>=3</m:t>
          </m:r>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1</m:t>
                  </m:r>
                </m:e>
              </m:d>
            </m:sup>
          </m:sSubSup>
          <m:r>
            <w:rPr>
              <w:rFonts w:ascii="Cambria Math" w:eastAsia="Times New Roman" w:hAnsi="Cambria Math" w:cstheme="majorHAnsi"/>
              <w:sz w:val="24"/>
              <w:szCs w:val="24"/>
            </w:rPr>
            <m:t>+</m:t>
          </m:r>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2</m:t>
                  </m:r>
                </m:e>
              </m:d>
            </m:sup>
          </m:sSubSup>
        </m:oMath>
      </m:oMathPara>
    </w:p>
    <w:p w14:paraId="0BBF1872"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với </w:t>
      </w:r>
      <m:oMath>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1</m:t>
                </m:r>
              </m:e>
            </m:d>
          </m:sup>
        </m:sSubSup>
        <m:r>
          <w:rPr>
            <w:rFonts w:ascii="Cambria Math" w:eastAsia="Times New Roman" w:hAnsi="Cambria Math" w:cstheme="majorHAnsi"/>
            <w:sz w:val="24"/>
            <w:szCs w:val="24"/>
          </w:rPr>
          <m:t>∈{0, 1,..., 335}</m:t>
        </m:r>
      </m:oMath>
      <w:r w:rsidRPr="008B675C">
        <w:rPr>
          <w:rFonts w:asciiTheme="majorHAnsi" w:eastAsia="Times New Roman" w:hAnsiTheme="majorHAnsi" w:cstheme="majorHAnsi"/>
          <w:bCs/>
          <w:sz w:val="24"/>
          <w:szCs w:val="24"/>
        </w:rPr>
        <w:t xml:space="preserve"> và </w:t>
      </w:r>
      <m:oMath>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2</m:t>
                </m:r>
              </m:e>
            </m:d>
          </m:sup>
        </m:sSubSup>
        <m:r>
          <w:rPr>
            <w:rFonts w:ascii="Cambria Math" w:eastAsia="Times New Roman" w:hAnsi="Cambria Math" w:cstheme="majorHAnsi"/>
            <w:sz w:val="24"/>
            <w:szCs w:val="24"/>
          </w:rPr>
          <m:t>∈{0, 1, 2}</m:t>
        </m:r>
      </m:oMath>
    </w:p>
    <w:p w14:paraId="3D1986BC" w14:textId="5A811571"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 </w:t>
      </w:r>
      <w:r>
        <w:rPr>
          <w:rFonts w:asciiTheme="majorHAnsi" w:eastAsia="Times New Roman" w:hAnsiTheme="majorHAnsi" w:cstheme="majorHAnsi"/>
          <w:bCs/>
          <w:sz w:val="24"/>
          <w:szCs w:val="24"/>
        </w:rPr>
        <w:t>S</w:t>
      </w:r>
      <w:r w:rsidRPr="008B675C">
        <w:rPr>
          <w:rFonts w:asciiTheme="majorHAnsi" w:eastAsia="Times New Roman" w:hAnsiTheme="majorHAnsi" w:cstheme="majorHAnsi"/>
          <w:bCs/>
          <w:sz w:val="24"/>
          <w:szCs w:val="24"/>
        </w:rPr>
        <w:t>SS là specific physical layer signal được sử dụng để đồng bộ hóa khung vô tuyến. Nó có các đặc điểm như được liệt kê dưới đây.</w:t>
      </w:r>
    </w:p>
    <w:p w14:paraId="1752B26A"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 Ánh xạ tới 127 sóng mang con đang hoạt động xung quanh trung tâm khối SSB nằm ở sóng mang con 56~182 </w:t>
      </w:r>
    </w:p>
    <w:p w14:paraId="5A93575C" w14:textId="3892BC43"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 Được đặt ở ký tự OFDM </w:t>
      </w:r>
      <w:r>
        <w:rPr>
          <w:rFonts w:asciiTheme="majorHAnsi" w:eastAsia="Times New Roman" w:hAnsiTheme="majorHAnsi" w:cstheme="majorHAnsi"/>
          <w:bCs/>
          <w:sz w:val="24"/>
          <w:szCs w:val="24"/>
        </w:rPr>
        <w:t>thứ ba</w:t>
      </w:r>
      <w:r w:rsidRPr="008B675C">
        <w:rPr>
          <w:rFonts w:asciiTheme="majorHAnsi" w:eastAsia="Times New Roman" w:hAnsiTheme="majorHAnsi" w:cstheme="majorHAnsi"/>
          <w:bCs/>
          <w:sz w:val="24"/>
          <w:szCs w:val="24"/>
        </w:rPr>
        <w:t xml:space="preserve"> (ký </w:t>
      </w:r>
      <w:r>
        <w:rPr>
          <w:rFonts w:asciiTheme="majorHAnsi" w:eastAsia="Times New Roman" w:hAnsiTheme="majorHAnsi" w:cstheme="majorHAnsi"/>
          <w:bCs/>
          <w:sz w:val="24"/>
          <w:szCs w:val="24"/>
        </w:rPr>
        <w:t>tự 2</w:t>
      </w:r>
      <w:r w:rsidRPr="008B675C">
        <w:rPr>
          <w:rFonts w:asciiTheme="majorHAnsi" w:eastAsia="Times New Roman" w:hAnsiTheme="majorHAnsi" w:cstheme="majorHAnsi"/>
          <w:bCs/>
          <w:sz w:val="24"/>
          <w:szCs w:val="24"/>
        </w:rPr>
        <w:t>) trong SSB Burst</w:t>
      </w:r>
    </w:p>
    <w:p w14:paraId="618B4FDE"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Được tạo thành từ 127 giá trị chuỗi m</w:t>
      </w:r>
    </w:p>
    <w:p w14:paraId="3883E39F"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Được sử dụng để đồng bộ hóa khung đường xuống</w:t>
      </w:r>
    </w:p>
    <w:p w14:paraId="36C01AC9" w14:textId="6EF9E4FA" w:rsidR="00050A98"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 Một trong những yếu tố quan trọng quyết định </w:t>
      </w:r>
      <w:r w:rsidR="00D87754" w:rsidRPr="00D87754">
        <w:rPr>
          <w:rFonts w:asciiTheme="majorHAnsi" w:eastAsia="Times New Roman" w:hAnsiTheme="majorHAnsi" w:cstheme="majorHAnsi"/>
          <w:bCs/>
          <w:sz w:val="24"/>
          <w:szCs w:val="24"/>
        </w:rPr>
        <w:t>Physical Cell ID</w:t>
      </w:r>
    </w:p>
    <w:p w14:paraId="6E894675" w14:textId="77777777" w:rsidR="00D87754" w:rsidRPr="008B675C" w:rsidRDefault="00D87754" w:rsidP="004605B6">
      <w:pPr>
        <w:spacing w:after="0" w:line="276" w:lineRule="auto"/>
        <w:jc w:val="both"/>
        <w:rPr>
          <w:rFonts w:asciiTheme="majorHAnsi" w:eastAsia="Times New Roman" w:hAnsiTheme="majorHAnsi" w:cstheme="majorHAnsi"/>
          <w:bCs/>
          <w:sz w:val="24"/>
          <w:szCs w:val="24"/>
        </w:rPr>
      </w:pPr>
    </w:p>
    <w:p w14:paraId="02D06A90" w14:textId="26FEFD17" w:rsidR="00050A98" w:rsidRPr="00D87754" w:rsidRDefault="00050A98" w:rsidP="004605B6">
      <w:pPr>
        <w:pStyle w:val="ListParagraph"/>
        <w:numPr>
          <w:ilvl w:val="1"/>
          <w:numId w:val="21"/>
        </w:numPr>
        <w:spacing w:after="0" w:line="276" w:lineRule="auto"/>
        <w:rPr>
          <w:rFonts w:asciiTheme="majorHAnsi" w:eastAsia="Times New Roman" w:hAnsiTheme="majorHAnsi" w:cstheme="majorHAnsi"/>
          <w:color w:val="000000"/>
          <w:kern w:val="0"/>
          <w:sz w:val="24"/>
          <w:szCs w:val="24"/>
          <w14:ligatures w14:val="none"/>
        </w:rPr>
      </w:pPr>
      <w:r w:rsidRPr="00D87754">
        <w:rPr>
          <w:rFonts w:asciiTheme="majorHAnsi" w:eastAsia="Times New Roman" w:hAnsiTheme="majorHAnsi" w:cstheme="majorHAnsi"/>
          <w:b/>
          <w:i/>
          <w:iCs/>
          <w:sz w:val="24"/>
          <w:szCs w:val="24"/>
        </w:rPr>
        <w:lastRenderedPageBreak/>
        <w:t>Sequence generation</w:t>
      </w:r>
      <w:r w:rsidRPr="00D87754">
        <w:rPr>
          <w:rFonts w:asciiTheme="majorHAnsi" w:eastAsia="Times New Roman" w:hAnsiTheme="majorHAnsi" w:cstheme="majorHAnsi"/>
          <w:bCs/>
          <w:sz w:val="24"/>
          <w:szCs w:val="24"/>
        </w:rPr>
        <w:t xml:space="preserve">: Chuỗi </w:t>
      </w:r>
      <w:r w:rsidR="002A7502">
        <w:rPr>
          <w:rFonts w:asciiTheme="majorHAnsi" w:eastAsia="Times New Roman" w:hAnsiTheme="majorHAnsi" w:cstheme="majorHAnsi"/>
          <w:bCs/>
          <w:sz w:val="24"/>
          <w:szCs w:val="24"/>
        </w:rPr>
        <w:t>d</w:t>
      </w:r>
      <w:r w:rsidR="002A7502" w:rsidRPr="002A7502">
        <w:rPr>
          <w:rFonts w:asciiTheme="majorHAnsi" w:eastAsia="Times New Roman" w:hAnsiTheme="majorHAnsi" w:cstheme="majorHAnsi"/>
          <w:bCs/>
          <w:sz w:val="24"/>
          <w:szCs w:val="24"/>
          <w:vertAlign w:val="subscript"/>
        </w:rPr>
        <w:t>S</w:t>
      </w:r>
      <w:r w:rsidRPr="00D87754">
        <w:rPr>
          <w:rFonts w:asciiTheme="majorHAnsi" w:eastAsia="Times New Roman" w:hAnsiTheme="majorHAnsi" w:cstheme="majorHAnsi"/>
          <w:bCs/>
          <w:sz w:val="24"/>
          <w:szCs w:val="24"/>
          <w:vertAlign w:val="subscript"/>
        </w:rPr>
        <w:t>SS</w:t>
      </w:r>
      <w:r w:rsidRPr="00D87754">
        <w:rPr>
          <w:rFonts w:asciiTheme="majorHAnsi" w:eastAsia="Times New Roman" w:hAnsiTheme="majorHAnsi" w:cstheme="majorHAnsi"/>
          <w:bCs/>
          <w:sz w:val="24"/>
          <w:szCs w:val="24"/>
        </w:rPr>
        <w:t xml:space="preserve">(n) cho </w:t>
      </w:r>
      <w:r w:rsidRPr="00D87754">
        <w:rPr>
          <w:rFonts w:asciiTheme="majorHAnsi" w:eastAsia="Times New Roman" w:hAnsiTheme="majorHAnsi" w:cstheme="majorHAnsi"/>
          <w:color w:val="000000"/>
          <w:kern w:val="0"/>
          <w:sz w:val="24"/>
          <w:szCs w:val="24"/>
          <w14:ligatures w14:val="none"/>
        </w:rPr>
        <w:t>primary synchronization signal được xác định bởi</w:t>
      </w:r>
    </w:p>
    <w:p w14:paraId="1094CC1D" w14:textId="20CE1E4F" w:rsidR="00050A98" w:rsidRPr="008B675C" w:rsidRDefault="00050A98" w:rsidP="004605B6">
      <w:pPr>
        <w:spacing w:after="0" w:line="276" w:lineRule="auto"/>
        <w:jc w:val="center"/>
        <w:rPr>
          <w:rFonts w:asciiTheme="majorHAnsi" w:eastAsia="Times New Roman" w:hAnsiTheme="majorHAnsi" w:cstheme="majorHAnsi"/>
          <w:color w:val="000000"/>
          <w:kern w:val="0"/>
          <w:sz w:val="24"/>
          <w:szCs w:val="24"/>
          <w14:ligatures w14:val="none"/>
        </w:rPr>
      </w:pPr>
      <m:oMath>
        <m:r>
          <w:rPr>
            <w:rFonts w:ascii="Cambria Math" w:eastAsia="Times New Roman" w:hAnsi="Cambria Math" w:cstheme="majorHAnsi"/>
            <w:sz w:val="24"/>
            <w:szCs w:val="24"/>
          </w:rPr>
          <m:t>d</m:t>
        </m:r>
      </m:oMath>
      <w:r w:rsidR="002A7502">
        <w:rPr>
          <w:rFonts w:ascii="Cambria Math" w:eastAsia="Times New Roman" w:hAnsi="Cambria Math" w:cs="Cambria Math"/>
          <w:bCs/>
          <w:sz w:val="24"/>
          <w:szCs w:val="24"/>
          <w:vertAlign w:val="subscript"/>
        </w:rPr>
        <w:t>S</w:t>
      </w:r>
      <w:r w:rsidRPr="001D0DF0">
        <w:rPr>
          <w:rFonts w:ascii="Cambria Math" w:eastAsia="Times New Roman" w:hAnsi="Cambria Math" w:cs="Cambria Math"/>
          <w:bCs/>
          <w:sz w:val="24"/>
          <w:szCs w:val="24"/>
          <w:vertAlign w:val="subscript"/>
        </w:rPr>
        <w:t>𝑆𝑆</w:t>
      </w:r>
      <m:oMath>
        <m:r>
          <w:rPr>
            <w:rFonts w:ascii="Cambria Math" w:eastAsia="Times New Roman" w:hAnsi="Cambria Math" w:cstheme="majorHAnsi"/>
            <w:sz w:val="24"/>
            <w:szCs w:val="24"/>
          </w:rPr>
          <m:t>(n) = [1- 2</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sz w:val="24"/>
            <w:szCs w:val="24"/>
          </w:rPr>
          <m:t>(</m:t>
        </m:r>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n+</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m</m:t>
                </m:r>
              </m:e>
              <m:sub>
                <m:r>
                  <w:rPr>
                    <w:rFonts w:ascii="Cambria Math" w:eastAsia="Times New Roman" w:hAnsi="Cambria Math" w:cstheme="majorHAnsi"/>
                    <w:sz w:val="24"/>
                    <w:szCs w:val="24"/>
                  </w:rPr>
                  <m:t>0</m:t>
                </m:r>
              </m:sub>
            </m:sSub>
          </m:e>
        </m:d>
        <m:r>
          <m:rPr>
            <m:sty m:val="p"/>
          </m:rPr>
          <w:rPr>
            <w:rFonts w:ascii="Cambria Math" w:eastAsia="Times New Roman" w:hAnsi="Cambria Math" w:cstheme="majorHAnsi"/>
            <w:sz w:val="24"/>
            <w:szCs w:val="24"/>
          </w:rPr>
          <m:t>mod127</m:t>
        </m:r>
        <m:r>
          <w:rPr>
            <w:rFonts w:ascii="Cambria Math" w:eastAsia="Times New Roman" w:hAnsi="Cambria Math" w:cstheme="majorHAnsi"/>
            <w:sz w:val="24"/>
            <w:szCs w:val="24"/>
          </w:rPr>
          <m:t>)][1- 2</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sz w:val="24"/>
            <w:szCs w:val="24"/>
          </w:rPr>
          <m:t>(</m:t>
        </m:r>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n+</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m</m:t>
                </m:r>
              </m:e>
              <m:sub>
                <m:r>
                  <w:rPr>
                    <w:rFonts w:ascii="Cambria Math" w:eastAsia="Times New Roman" w:hAnsi="Cambria Math" w:cstheme="majorHAnsi"/>
                    <w:sz w:val="24"/>
                    <w:szCs w:val="24"/>
                  </w:rPr>
                  <m:t>1</m:t>
                </m:r>
              </m:sub>
            </m:sSub>
          </m:e>
        </m:d>
        <m:r>
          <m:rPr>
            <m:sty m:val="p"/>
          </m:rPr>
          <w:rPr>
            <w:rFonts w:ascii="Cambria Math" w:eastAsia="Times New Roman" w:hAnsi="Cambria Math" w:cstheme="majorHAnsi"/>
            <w:sz w:val="24"/>
            <w:szCs w:val="24"/>
          </w:rPr>
          <m:t>mod127</m:t>
        </m:r>
        <m:r>
          <w:rPr>
            <w:rFonts w:ascii="Cambria Math" w:eastAsia="Times New Roman" w:hAnsi="Cambria Math" w:cstheme="majorHAnsi"/>
            <w:sz w:val="24"/>
            <w:szCs w:val="24"/>
          </w:rPr>
          <m:t>)]</m:t>
        </m:r>
      </m:oMath>
    </w:p>
    <w:p w14:paraId="109AD60E" w14:textId="00A18C07" w:rsidR="00005D97" w:rsidRPr="00005D97" w:rsidRDefault="00CE3975"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m</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=15[</m:t>
          </m:r>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1</m:t>
                  </m:r>
                </m:e>
              </m:d>
            </m:sup>
          </m:sSubSup>
          <m:r>
            <w:rPr>
              <w:rFonts w:ascii="Cambria Math" w:eastAsia="Times New Roman" w:hAnsi="Cambria Math" w:cstheme="majorHAnsi"/>
              <w:sz w:val="24"/>
              <w:szCs w:val="24"/>
            </w:rPr>
            <m:t>/112]+5</m:t>
          </m:r>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2</m:t>
                  </m:r>
                </m:e>
              </m:d>
            </m:sup>
          </m:sSubSup>
        </m:oMath>
      </m:oMathPara>
    </w:p>
    <w:p w14:paraId="3767380C" w14:textId="1E1E9B46" w:rsidR="00050A98" w:rsidRPr="008B675C" w:rsidRDefault="00CE3975" w:rsidP="004605B6">
      <w:pPr>
        <w:spacing w:after="0" w:line="276" w:lineRule="auto"/>
        <w:jc w:val="center"/>
        <w:rPr>
          <w:rFonts w:asciiTheme="majorHAnsi" w:eastAsia="Times New Roman" w:hAnsiTheme="majorHAnsi" w:cstheme="majorHAnsi"/>
          <w:bCs/>
          <w:sz w:val="24"/>
          <w:szCs w:val="24"/>
        </w:rPr>
      </w:pPr>
      <m:oMathPara>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m</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m:t>
          </m:r>
          <m:d>
            <m:dPr>
              <m:ctrlPr>
                <w:rPr>
                  <w:rFonts w:ascii="Cambria Math" w:eastAsia="Times New Roman" w:hAnsi="Cambria Math" w:cstheme="majorHAnsi"/>
                  <w:i/>
                  <w:color w:val="000000"/>
                  <w:kern w:val="0"/>
                  <w:sz w:val="24"/>
                  <w:szCs w:val="24"/>
                  <w14:ligatures w14:val="none"/>
                </w:rPr>
              </m:ctrlPr>
            </m:dPr>
            <m:e>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1</m:t>
                      </m:r>
                    </m:e>
                  </m:d>
                </m:sup>
              </m:sSubSup>
              <m:ctrlPr>
                <w:rPr>
                  <w:rFonts w:ascii="Cambria Math" w:eastAsia="Times New Roman" w:hAnsi="Cambria Math" w:cstheme="majorHAnsi"/>
                  <w:bCs/>
                  <w:i/>
                  <w:sz w:val="24"/>
                  <w:szCs w:val="24"/>
                </w:rPr>
              </m:ctrlPr>
            </m:e>
          </m:d>
          <m:r>
            <m:rPr>
              <m:sty m:val="p"/>
            </m:rPr>
            <w:rPr>
              <w:rFonts w:ascii="Cambria Math" w:eastAsia="Times New Roman" w:hAnsi="Cambria Math" w:cstheme="majorHAnsi"/>
              <w:sz w:val="24"/>
              <w:szCs w:val="24"/>
            </w:rPr>
            <m:t>mod112</m:t>
          </m:r>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0≤n&lt;127</m:t>
              </m:r>
            </m:e>
          </m:d>
        </m:oMath>
      </m:oMathPara>
    </w:p>
    <w:p w14:paraId="0DDE0818" w14:textId="77777777" w:rsidR="00050A98" w:rsidRDefault="00050A98" w:rsidP="004605B6">
      <w:pPr>
        <w:spacing w:after="0" w:line="276" w:lineRule="auto"/>
        <w:jc w:val="both"/>
        <w:rPr>
          <w:rFonts w:asciiTheme="majorHAnsi" w:eastAsia="Times New Roman" w:hAnsiTheme="majorHAnsi" w:cstheme="majorHAnsi"/>
          <w:color w:val="000000"/>
          <w:kern w:val="0"/>
          <w:sz w:val="24"/>
          <w:szCs w:val="24"/>
          <w14:ligatures w14:val="none"/>
        </w:rPr>
      </w:pPr>
      <w:r w:rsidRPr="008B675C">
        <w:rPr>
          <w:rFonts w:asciiTheme="majorHAnsi" w:eastAsia="Times New Roman" w:hAnsiTheme="majorHAnsi" w:cstheme="majorHAnsi"/>
          <w:color w:val="000000"/>
          <w:kern w:val="0"/>
          <w:sz w:val="24"/>
          <w:szCs w:val="24"/>
          <w14:ligatures w14:val="none"/>
        </w:rPr>
        <w:t>với</w:t>
      </w:r>
    </w:p>
    <w:p w14:paraId="19E92B21" w14:textId="1D4E4410" w:rsidR="00050A98" w:rsidRPr="008B675C" w:rsidRDefault="00CE3975"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(i+7) =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(i+4)+</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(i))mod 2</m:t>
          </m:r>
        </m:oMath>
      </m:oMathPara>
    </w:p>
    <w:p w14:paraId="3ECB7D44" w14:textId="77777777" w:rsidR="00005D97" w:rsidRDefault="00005D97" w:rsidP="004605B6">
      <w:pPr>
        <w:spacing w:after="0" w:line="276" w:lineRule="auto"/>
        <w:jc w:val="both"/>
        <w:rPr>
          <w:rFonts w:asciiTheme="majorHAnsi" w:eastAsia="Times New Roman" w:hAnsiTheme="majorHAnsi" w:cstheme="majorHAnsi"/>
          <w:color w:val="000000"/>
          <w:kern w:val="0"/>
          <w:sz w:val="24"/>
          <w:szCs w:val="24"/>
          <w14:ligatures w14:val="none"/>
        </w:rPr>
      </w:pPr>
    </w:p>
    <w:p w14:paraId="1F9174E5" w14:textId="21F12452" w:rsidR="00005D97" w:rsidRPr="008B675C" w:rsidRDefault="00CE3975"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(i+7) =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(i+1)+</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(i))mod 2</m:t>
          </m:r>
        </m:oMath>
      </m:oMathPara>
    </w:p>
    <w:p w14:paraId="2128637D" w14:textId="342306E0" w:rsidR="00050A98" w:rsidRDefault="00050A98" w:rsidP="004605B6">
      <w:pPr>
        <w:spacing w:after="0" w:line="276" w:lineRule="auto"/>
        <w:jc w:val="both"/>
        <w:rPr>
          <w:rFonts w:asciiTheme="majorHAnsi" w:eastAsia="Times New Roman" w:hAnsiTheme="majorHAnsi" w:cstheme="majorHAnsi"/>
          <w:color w:val="000000"/>
          <w:kern w:val="0"/>
          <w:sz w:val="24"/>
          <w:szCs w:val="24"/>
          <w14:ligatures w14:val="none"/>
        </w:rPr>
      </w:pPr>
      <w:r w:rsidRPr="008B675C">
        <w:rPr>
          <w:rFonts w:asciiTheme="majorHAnsi" w:eastAsia="Times New Roman" w:hAnsiTheme="majorHAnsi" w:cstheme="majorHAnsi"/>
          <w:color w:val="000000"/>
          <w:kern w:val="0"/>
          <w:sz w:val="24"/>
          <w:szCs w:val="24"/>
          <w14:ligatures w14:val="none"/>
        </w:rPr>
        <w:t xml:space="preserve">và </w:t>
      </w:r>
    </w:p>
    <w:p w14:paraId="257D655D" w14:textId="6BA9F96A" w:rsidR="00050A98" w:rsidRPr="002250E3" w:rsidRDefault="00050A98"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r>
            <w:rPr>
              <w:rFonts w:ascii="Cambria Math" w:eastAsia="Times New Roman" w:hAnsi="Cambria Math" w:cstheme="majorHAnsi"/>
              <w:color w:val="000000"/>
              <w:kern w:val="0"/>
              <w:sz w:val="24"/>
              <w:szCs w:val="24"/>
              <w14:ligatures w14:val="none"/>
            </w:rPr>
            <m:t>[</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(6)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(5)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(4)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(3)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(2)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(1)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(0)] = [0 0 0 0 0 0 0 1]</m:t>
          </m:r>
        </m:oMath>
      </m:oMathPara>
    </w:p>
    <w:p w14:paraId="7C7D4B2F" w14:textId="7BE91487" w:rsidR="00005D97" w:rsidRPr="002250E3" w:rsidRDefault="00005D97"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r>
            <w:rPr>
              <w:rFonts w:ascii="Cambria Math" w:eastAsia="Times New Roman" w:hAnsi="Cambria Math" w:cstheme="majorHAnsi"/>
              <w:color w:val="000000"/>
              <w:kern w:val="0"/>
              <w:sz w:val="24"/>
              <w:szCs w:val="24"/>
              <w14:ligatures w14:val="none"/>
            </w:rPr>
            <m:t>[</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(6)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(5)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(4)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(3)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(2)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(1)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(0)] = [0 0 0 0 0 0 0 1]</m:t>
          </m:r>
        </m:oMath>
      </m:oMathPara>
    </w:p>
    <w:p w14:paraId="56A6680A" w14:textId="77777777" w:rsidR="00050A98" w:rsidRPr="008B675C" w:rsidRDefault="00050A98" w:rsidP="004605B6">
      <w:pPr>
        <w:spacing w:after="0" w:line="276" w:lineRule="auto"/>
        <w:jc w:val="center"/>
        <w:rPr>
          <w:rFonts w:asciiTheme="majorHAnsi" w:eastAsia="Times New Roman" w:hAnsiTheme="majorHAnsi" w:cstheme="majorHAnsi"/>
          <w:color w:val="000000"/>
          <w:kern w:val="0"/>
          <w:sz w:val="24"/>
          <w:szCs w:val="24"/>
          <w14:ligatures w14:val="none"/>
        </w:rPr>
      </w:pPr>
    </w:p>
    <w:p w14:paraId="48F23DDF" w14:textId="5FE91EFE" w:rsidR="00050A98" w:rsidRPr="00D87754" w:rsidRDefault="007A0B26" w:rsidP="004605B6">
      <w:pPr>
        <w:pStyle w:val="ListParagraph"/>
        <w:numPr>
          <w:ilvl w:val="1"/>
          <w:numId w:val="21"/>
        </w:numPr>
        <w:spacing w:after="0" w:line="276" w:lineRule="auto"/>
        <w:jc w:val="both"/>
        <w:rPr>
          <w:rFonts w:asciiTheme="majorHAnsi" w:eastAsia="Times New Roman" w:hAnsiTheme="majorHAnsi" w:cstheme="majorHAnsi"/>
          <w:b/>
          <w:i/>
          <w:iCs/>
          <w:sz w:val="24"/>
          <w:szCs w:val="24"/>
        </w:rPr>
      </w:pPr>
      <w:r w:rsidRPr="00D87754">
        <w:rPr>
          <w:rFonts w:asciiTheme="majorHAnsi" w:eastAsia="Times New Roman" w:hAnsiTheme="majorHAnsi" w:cstheme="majorHAnsi"/>
          <w:b/>
          <w:i/>
          <w:iCs/>
          <w:sz w:val="24"/>
          <w:szCs w:val="24"/>
        </w:rPr>
        <w:t xml:space="preserve">Mapping to physical resources </w:t>
      </w:r>
      <w:r w:rsidR="0060114F">
        <w:rPr>
          <w:rFonts w:asciiTheme="majorHAnsi" w:eastAsia="Times New Roman" w:hAnsiTheme="majorHAnsi" w:cstheme="majorHAnsi"/>
          <w:b/>
          <w:i/>
          <w:iCs/>
          <w:sz w:val="24"/>
          <w:szCs w:val="24"/>
        </w:rPr>
        <w:t>(tương tự phần 1.2</w:t>
      </w:r>
      <w:r w:rsidR="00F87212">
        <w:rPr>
          <w:rFonts w:asciiTheme="majorHAnsi" w:eastAsia="Times New Roman" w:hAnsiTheme="majorHAnsi" w:cstheme="majorHAnsi"/>
          <w:b/>
          <w:i/>
          <w:iCs/>
          <w:sz w:val="24"/>
          <w:szCs w:val="24"/>
        </w:rPr>
        <w:t xml:space="preserve"> của PSS</w:t>
      </w:r>
      <w:r w:rsidR="00D87754" w:rsidRPr="00D87754">
        <w:rPr>
          <w:rFonts w:asciiTheme="majorHAnsi" w:eastAsia="Times New Roman" w:hAnsiTheme="majorHAnsi" w:cstheme="majorHAnsi"/>
          <w:b/>
          <w:i/>
          <w:iCs/>
          <w:sz w:val="24"/>
          <w:szCs w:val="24"/>
        </w:rPr>
        <w:t>)</w:t>
      </w:r>
    </w:p>
    <w:p w14:paraId="5B9A5B40" w14:textId="77777777" w:rsidR="00D87754" w:rsidRPr="00D87754" w:rsidRDefault="00D87754" w:rsidP="004605B6">
      <w:pPr>
        <w:spacing w:after="0" w:line="276" w:lineRule="auto"/>
        <w:jc w:val="both"/>
        <w:rPr>
          <w:rFonts w:asciiTheme="majorHAnsi" w:eastAsia="Times New Roman" w:hAnsiTheme="majorHAnsi" w:cstheme="majorHAnsi"/>
          <w:b/>
          <w:i/>
          <w:iCs/>
          <w:sz w:val="24"/>
          <w:szCs w:val="24"/>
        </w:rPr>
      </w:pPr>
    </w:p>
    <w:p w14:paraId="0740C1B6" w14:textId="26DF1753" w:rsidR="003359E1" w:rsidRPr="00864465" w:rsidRDefault="003359E1" w:rsidP="004605B6">
      <w:pPr>
        <w:spacing w:after="0" w:line="276" w:lineRule="auto"/>
        <w:jc w:val="both"/>
        <w:rPr>
          <w:rFonts w:ascii="Times New Roman" w:eastAsia="Times New Roman" w:hAnsi="Times New Roman" w:cs="Times New Roman"/>
          <w:b/>
          <w:sz w:val="28"/>
          <w:szCs w:val="28"/>
        </w:rPr>
      </w:pPr>
      <w:r w:rsidRPr="00864465">
        <w:rPr>
          <w:rFonts w:ascii="Times New Roman" w:eastAsia="Times New Roman" w:hAnsi="Times New Roman" w:cs="Times New Roman"/>
          <w:b/>
          <w:sz w:val="28"/>
          <w:szCs w:val="28"/>
          <w:highlight w:val="yellow"/>
        </w:rPr>
        <w:t>3. Tín hiệu CSI</w:t>
      </w:r>
      <w:r w:rsidR="006E752C" w:rsidRPr="00864465">
        <w:rPr>
          <w:rFonts w:ascii="Times New Roman" w:eastAsia="Times New Roman" w:hAnsi="Times New Roman" w:cs="Times New Roman"/>
          <w:b/>
          <w:sz w:val="28"/>
          <w:szCs w:val="28"/>
          <w:highlight w:val="yellow"/>
        </w:rPr>
        <w:t xml:space="preserve"> RS</w:t>
      </w:r>
    </w:p>
    <w:p w14:paraId="7AD5750B" w14:textId="5F779BD3" w:rsidR="0013768B" w:rsidRPr="0013768B" w:rsidRDefault="0013768B"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Pr="0013768B">
        <w:rPr>
          <w:rFonts w:ascii="Times New Roman" w:eastAsia="Times New Roman" w:hAnsi="Times New Roman" w:cs="Times New Roman"/>
          <w:bCs/>
          <w:sz w:val="24"/>
        </w:rPr>
        <w:t xml:space="preserve">Zero-power (ZP) </w:t>
      </w:r>
      <w:r>
        <w:rPr>
          <w:rFonts w:ascii="Times New Roman" w:eastAsia="Times New Roman" w:hAnsi="Times New Roman" w:cs="Times New Roman"/>
          <w:bCs/>
          <w:sz w:val="24"/>
        </w:rPr>
        <w:t xml:space="preserve">và </w:t>
      </w:r>
      <w:r w:rsidRPr="0013768B">
        <w:rPr>
          <w:rFonts w:ascii="Times New Roman" w:eastAsia="Times New Roman" w:hAnsi="Times New Roman" w:cs="Times New Roman"/>
          <w:bCs/>
          <w:sz w:val="24"/>
        </w:rPr>
        <w:t>non-zero-power (NZP) CSI-RS được xác định</w:t>
      </w:r>
    </w:p>
    <w:p w14:paraId="7D4A4C30" w14:textId="4F2171DC" w:rsidR="0013768B" w:rsidRPr="00261A3A" w:rsidRDefault="0013768B" w:rsidP="004605B6">
      <w:pPr>
        <w:spacing w:after="0" w:line="276" w:lineRule="auto"/>
        <w:jc w:val="both"/>
        <w:rPr>
          <w:rFonts w:ascii="Times New Roman" w:eastAsia="Times New Roman" w:hAnsi="Times New Roman" w:cs="Times New Roman"/>
          <w:bCs/>
          <w:i/>
          <w:iCs/>
          <w:sz w:val="24"/>
        </w:rPr>
      </w:pPr>
      <w:r>
        <w:rPr>
          <w:rFonts w:ascii="Times New Roman" w:eastAsia="Times New Roman" w:hAnsi="Times New Roman" w:cs="Times New Roman"/>
          <w:bCs/>
          <w:sz w:val="24"/>
        </w:rPr>
        <w:t>+ V</w:t>
      </w:r>
      <w:r w:rsidRPr="0013768B">
        <w:rPr>
          <w:rFonts w:ascii="Times New Roman" w:eastAsia="Times New Roman" w:hAnsi="Times New Roman" w:cs="Times New Roman"/>
          <w:bCs/>
          <w:sz w:val="24"/>
        </w:rPr>
        <w:t xml:space="preserve">ới non-zero-power (NZP) CSI-RS được định cấu hình bởi </w:t>
      </w:r>
      <w:r w:rsidRPr="0013768B">
        <w:rPr>
          <w:rFonts w:ascii="Times New Roman" w:eastAsia="Times New Roman" w:hAnsi="Times New Roman" w:cs="Times New Roman"/>
          <w:bCs/>
          <w:i/>
          <w:iCs/>
          <w:sz w:val="24"/>
        </w:rPr>
        <w:t>NZP-CSI-RS-</w:t>
      </w:r>
      <w:r w:rsidR="00261A3A" w:rsidRPr="0013768B">
        <w:rPr>
          <w:rFonts w:ascii="Times New Roman" w:eastAsia="Times New Roman" w:hAnsi="Times New Roman" w:cs="Times New Roman"/>
          <w:bCs/>
          <w:i/>
          <w:iCs/>
          <w:sz w:val="24"/>
        </w:rPr>
        <w:t>Resource</w:t>
      </w:r>
      <w:r w:rsidR="00261A3A" w:rsidRPr="0013768B">
        <w:rPr>
          <w:rFonts w:ascii="Times New Roman" w:eastAsia="Times New Roman" w:hAnsi="Times New Roman" w:cs="Times New Roman"/>
          <w:bCs/>
          <w:sz w:val="24"/>
        </w:rPr>
        <w:t xml:space="preserve"> </w:t>
      </w:r>
      <w:r w:rsidRPr="0013768B">
        <w:rPr>
          <w:rFonts w:ascii="Times New Roman" w:eastAsia="Times New Roman" w:hAnsi="Times New Roman" w:cs="Times New Roman"/>
          <w:bCs/>
          <w:sz w:val="24"/>
        </w:rPr>
        <w:t xml:space="preserve">IE hoặc bởi </w:t>
      </w:r>
      <w:r w:rsidRPr="0013768B">
        <w:rPr>
          <w:rFonts w:ascii="Times New Roman" w:eastAsia="Times New Roman" w:hAnsi="Times New Roman" w:cs="Times New Roman"/>
          <w:bCs/>
          <w:i/>
          <w:iCs/>
          <w:sz w:val="24"/>
        </w:rPr>
        <w:t>CSI-RS-Resource-Mobility</w:t>
      </w:r>
      <w:r>
        <w:rPr>
          <w:rFonts w:ascii="Times New Roman" w:eastAsia="Times New Roman" w:hAnsi="Times New Roman" w:cs="Times New Roman"/>
          <w:bCs/>
          <w:i/>
          <w:iCs/>
          <w:sz w:val="24"/>
        </w:rPr>
        <w:t xml:space="preserve"> </w:t>
      </w:r>
      <w:r w:rsidR="00261A3A">
        <w:rPr>
          <w:rFonts w:ascii="Times New Roman" w:eastAsia="Times New Roman" w:hAnsi="Times New Roman" w:cs="Times New Roman"/>
          <w:bCs/>
          <w:sz w:val="24"/>
        </w:rPr>
        <w:t xml:space="preserve">field </w:t>
      </w:r>
      <w:r w:rsidRPr="0013768B">
        <w:rPr>
          <w:rFonts w:ascii="Times New Roman" w:eastAsia="Times New Roman" w:hAnsi="Times New Roman" w:cs="Times New Roman"/>
          <w:bCs/>
          <w:sz w:val="24"/>
        </w:rPr>
        <w:t xml:space="preserve">trong </w:t>
      </w:r>
      <w:r w:rsidRPr="00261A3A">
        <w:rPr>
          <w:rFonts w:ascii="Times New Roman" w:eastAsia="Times New Roman" w:hAnsi="Times New Roman" w:cs="Times New Roman"/>
          <w:bCs/>
          <w:i/>
          <w:iCs/>
          <w:sz w:val="24"/>
        </w:rPr>
        <w:t>CSI-RS-ResourceConfigMobility</w:t>
      </w:r>
      <w:r w:rsidRPr="0013768B">
        <w:rPr>
          <w:rFonts w:ascii="Times New Roman" w:eastAsia="Times New Roman" w:hAnsi="Times New Roman" w:cs="Times New Roman"/>
          <w:bCs/>
          <w:sz w:val="24"/>
        </w:rPr>
        <w:t xml:space="preserve"> IE, trình tự sẽ được tạo và ánh xạ tới các phần tử tài nguyên </w:t>
      </w:r>
      <w:r w:rsidR="00261A3A">
        <w:rPr>
          <w:rFonts w:ascii="Times New Roman" w:eastAsia="Times New Roman" w:hAnsi="Times New Roman" w:cs="Times New Roman"/>
          <w:bCs/>
          <w:sz w:val="24"/>
        </w:rPr>
        <w:t>trong các phần dưới</w:t>
      </w:r>
    </w:p>
    <w:p w14:paraId="48E50A98" w14:textId="5480ACC4" w:rsidR="0013768B" w:rsidRDefault="00261A3A"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V</w:t>
      </w:r>
      <w:r w:rsidRPr="0013768B">
        <w:rPr>
          <w:rFonts w:ascii="Times New Roman" w:eastAsia="Times New Roman" w:hAnsi="Times New Roman" w:cs="Times New Roman"/>
          <w:bCs/>
          <w:sz w:val="24"/>
        </w:rPr>
        <w:t xml:space="preserve">ới zero-power (ZP) CSI-RS được định cấu hình bởi </w:t>
      </w:r>
      <w:r w:rsidR="0013768B" w:rsidRPr="00261A3A">
        <w:rPr>
          <w:rFonts w:ascii="Times New Roman" w:eastAsia="Times New Roman" w:hAnsi="Times New Roman" w:cs="Times New Roman"/>
          <w:bCs/>
          <w:i/>
          <w:iCs/>
          <w:sz w:val="24"/>
        </w:rPr>
        <w:t xml:space="preserve">ZP-CSI-RS-IE </w:t>
      </w:r>
      <w:r w:rsidRPr="00261A3A">
        <w:rPr>
          <w:rFonts w:ascii="Times New Roman" w:eastAsia="Times New Roman" w:hAnsi="Times New Roman" w:cs="Times New Roman"/>
          <w:bCs/>
          <w:i/>
          <w:iCs/>
          <w:sz w:val="24"/>
        </w:rPr>
        <w:t>Resource</w:t>
      </w:r>
      <w:r w:rsidRPr="0013768B">
        <w:rPr>
          <w:rFonts w:ascii="Times New Roman" w:eastAsia="Times New Roman" w:hAnsi="Times New Roman" w:cs="Times New Roman"/>
          <w:bCs/>
          <w:sz w:val="24"/>
        </w:rPr>
        <w:t xml:space="preserve"> </w:t>
      </w:r>
      <w:r w:rsidR="0013768B" w:rsidRPr="0013768B">
        <w:rPr>
          <w:rFonts w:ascii="Times New Roman" w:eastAsia="Times New Roman" w:hAnsi="Times New Roman" w:cs="Times New Roman"/>
          <w:bCs/>
          <w:sz w:val="24"/>
        </w:rPr>
        <w:t xml:space="preserve">, UE sẽ giả định rằng các phần tử </w:t>
      </w:r>
      <w:r w:rsidR="00DD7F37" w:rsidRPr="0013768B">
        <w:rPr>
          <w:rFonts w:ascii="Times New Roman" w:eastAsia="Times New Roman" w:hAnsi="Times New Roman" w:cs="Times New Roman"/>
          <w:bCs/>
          <w:sz w:val="24"/>
        </w:rPr>
        <w:t xml:space="preserve">tài nguyên </w:t>
      </w:r>
      <w:r w:rsidR="0013768B" w:rsidRPr="0013768B">
        <w:rPr>
          <w:rFonts w:ascii="Times New Roman" w:eastAsia="Times New Roman" w:hAnsi="Times New Roman" w:cs="Times New Roman"/>
          <w:bCs/>
          <w:sz w:val="24"/>
        </w:rPr>
        <w:t xml:space="preserve">được xác định tại mục </w:t>
      </w:r>
      <w:r w:rsidR="00DD7F37">
        <w:rPr>
          <w:rFonts w:ascii="Times New Roman" w:eastAsia="Times New Roman" w:hAnsi="Times New Roman" w:cs="Times New Roman"/>
          <w:bCs/>
          <w:sz w:val="24"/>
        </w:rPr>
        <w:t>3.2.</w:t>
      </w:r>
      <w:r w:rsidR="0013768B" w:rsidRPr="0013768B">
        <w:rPr>
          <w:rFonts w:ascii="Times New Roman" w:eastAsia="Times New Roman" w:hAnsi="Times New Roman" w:cs="Times New Roman"/>
          <w:bCs/>
          <w:sz w:val="24"/>
        </w:rPr>
        <w:t xml:space="preserve"> không được sử dụng để truyền </w:t>
      </w:r>
      <w:r w:rsidR="0003196D" w:rsidRPr="0003196D">
        <w:rPr>
          <w:rFonts w:ascii="Times New Roman" w:eastAsia="Times New Roman" w:hAnsi="Times New Roman" w:cs="Times New Roman"/>
          <w:bCs/>
          <w:sz w:val="24"/>
        </w:rPr>
        <w:t xml:space="preserve">PDSCH resource mapping </w:t>
      </w:r>
      <w:r w:rsidR="0003196D">
        <w:rPr>
          <w:rFonts w:ascii="Times New Roman" w:eastAsia="Times New Roman" w:hAnsi="Times New Roman" w:cs="Times New Roman"/>
          <w:bCs/>
          <w:sz w:val="24"/>
        </w:rPr>
        <w:t xml:space="preserve">với </w:t>
      </w:r>
      <w:r w:rsidR="0003196D" w:rsidRPr="0003196D">
        <w:rPr>
          <w:rFonts w:ascii="Times New Roman" w:eastAsia="Times New Roman" w:hAnsi="Times New Roman" w:cs="Times New Roman"/>
          <w:bCs/>
          <w:sz w:val="24"/>
        </w:rPr>
        <w:t>RE level g</w:t>
      </w:r>
      <w:r w:rsidR="0003196D">
        <w:rPr>
          <w:rFonts w:ascii="Times New Roman" w:eastAsia="Times New Roman" w:hAnsi="Times New Roman" w:cs="Times New Roman"/>
          <w:bCs/>
          <w:sz w:val="24"/>
        </w:rPr>
        <w:t xml:space="preserve">ranularity. </w:t>
      </w:r>
      <w:r w:rsidR="0013768B" w:rsidRPr="0013768B">
        <w:rPr>
          <w:rFonts w:ascii="Times New Roman" w:eastAsia="Times New Roman" w:hAnsi="Times New Roman" w:cs="Times New Roman"/>
          <w:bCs/>
          <w:sz w:val="24"/>
        </w:rPr>
        <w:t xml:space="preserve">UE thực hiện cùng một phép đo/thu trên các kênh/tín hiệu ngoại trừ PDSCH </w:t>
      </w:r>
      <w:r w:rsidR="007E69F4" w:rsidRPr="007E69F4">
        <w:rPr>
          <w:rFonts w:ascii="Times New Roman" w:eastAsia="Times New Roman" w:hAnsi="Times New Roman" w:cs="Times New Roman"/>
          <w:bCs/>
          <w:sz w:val="24"/>
        </w:rPr>
        <w:t xml:space="preserve">bất kể </w:t>
      </w:r>
      <w:r w:rsidR="0013768B" w:rsidRPr="0013768B">
        <w:rPr>
          <w:rFonts w:ascii="Times New Roman" w:eastAsia="Times New Roman" w:hAnsi="Times New Roman" w:cs="Times New Roman"/>
          <w:bCs/>
          <w:sz w:val="24"/>
        </w:rPr>
        <w:t>có va chạm với ZP CSI-RS hay không.</w:t>
      </w:r>
    </w:p>
    <w:p w14:paraId="6CD37BC7" w14:textId="2BCAB6EF" w:rsidR="007A0B26" w:rsidRDefault="007A0B26" w:rsidP="004605B6">
      <w:pPr>
        <w:spacing w:after="0" w:line="276" w:lineRule="auto"/>
        <w:jc w:val="both"/>
        <w:rPr>
          <w:rFonts w:ascii="Times New Roman" w:eastAsia="Times New Roman" w:hAnsi="Times New Roman" w:cs="Times New Roman"/>
          <w:b/>
          <w:i/>
          <w:iCs/>
          <w:sz w:val="24"/>
        </w:rPr>
      </w:pPr>
      <w:r w:rsidRPr="007A0B26">
        <w:rPr>
          <w:rFonts w:ascii="Times New Roman" w:eastAsia="Times New Roman" w:hAnsi="Times New Roman" w:cs="Times New Roman"/>
          <w:b/>
          <w:i/>
          <w:iCs/>
          <w:sz w:val="24"/>
        </w:rPr>
        <w:t>3.1. Sequence generation</w:t>
      </w:r>
    </w:p>
    <w:p w14:paraId="6206F855" w14:textId="300812B1" w:rsidR="00FE180C" w:rsidRDefault="00FE180C"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Chuỗi tín hiệu tham chiếu </w:t>
      </w:r>
      <w:r>
        <w:rPr>
          <w:rFonts w:ascii="Times New Roman" w:eastAsia="Times New Roman" w:hAnsi="Times New Roman" w:cs="Times New Roman"/>
          <w:bCs/>
          <w:i/>
          <w:iCs/>
          <w:sz w:val="24"/>
        </w:rPr>
        <w:t>r(m)</w:t>
      </w:r>
      <w:r>
        <w:rPr>
          <w:rFonts w:ascii="Times New Roman" w:eastAsia="Times New Roman" w:hAnsi="Times New Roman" w:cs="Times New Roman"/>
          <w:bCs/>
          <w:sz w:val="24"/>
        </w:rPr>
        <w:t xml:space="preserve"> được định nghĩa bởi</w:t>
      </w:r>
    </w:p>
    <w:p w14:paraId="6AFDF036" w14:textId="30264064" w:rsidR="00FE180C" w:rsidRPr="00103493" w:rsidRDefault="00FE180C" w:rsidP="004605B6">
      <w:pPr>
        <w:spacing w:after="0" w:line="276" w:lineRule="auto"/>
        <w:jc w:val="both"/>
        <w:rPr>
          <w:rFonts w:ascii="Times New Roman" w:eastAsia="Times New Roman" w:hAnsi="Times New Roman" w:cs="Times New Roman"/>
          <w:bCs/>
          <w:sz w:val="24"/>
        </w:rPr>
      </w:pPr>
      <m:oMathPara>
        <m:oMath>
          <m:r>
            <w:rPr>
              <w:rFonts w:ascii="Cambria Math" w:eastAsia="Times New Roman" w:hAnsi="Cambria Math" w:cs="Times New Roman"/>
              <w:sz w:val="24"/>
            </w:rPr>
            <m:t>r(m)=</m:t>
          </m:r>
          <m:f>
            <m:fPr>
              <m:ctrlPr>
                <w:rPr>
                  <w:rFonts w:ascii="Cambria Math" w:eastAsia="Times New Roman" w:hAnsi="Cambria Math" w:cs="Times New Roman"/>
                  <w:bCs/>
                  <w:i/>
                  <w:sz w:val="24"/>
                </w:rPr>
              </m:ctrlPr>
            </m:fPr>
            <m:num>
              <m:r>
                <w:rPr>
                  <w:rFonts w:ascii="Cambria Math" w:eastAsia="Times New Roman" w:hAnsi="Cambria Math" w:cs="Times New Roman"/>
                  <w:sz w:val="24"/>
                </w:rPr>
                <m:t>1</m:t>
              </m:r>
            </m:num>
            <m:den>
              <m:rad>
                <m:radPr>
                  <m:degHide m:val="1"/>
                  <m:ctrlPr>
                    <w:rPr>
                      <w:rFonts w:ascii="Cambria Math" w:eastAsia="Times New Roman" w:hAnsi="Cambria Math" w:cs="Times New Roman"/>
                      <w:bCs/>
                      <w:i/>
                      <w:sz w:val="24"/>
                    </w:rPr>
                  </m:ctrlPr>
                </m:radPr>
                <m:deg/>
                <m:e>
                  <m:r>
                    <w:rPr>
                      <w:rFonts w:ascii="Cambria Math" w:eastAsia="Times New Roman" w:hAnsi="Cambria Math" w:cs="Times New Roman"/>
                      <w:sz w:val="24"/>
                    </w:rPr>
                    <m:t>2</m:t>
                  </m:r>
                </m:e>
              </m:rad>
            </m:den>
          </m:f>
          <m:r>
            <w:rPr>
              <w:rFonts w:ascii="Cambria Math" w:eastAsia="Times New Roman" w:hAnsi="Cambria Math" w:cs="Times New Roman"/>
              <w:sz w:val="24"/>
            </w:rPr>
            <m:t>(1-2.c(2m))+j</m:t>
          </m:r>
          <m:f>
            <m:fPr>
              <m:ctrlPr>
                <w:rPr>
                  <w:rFonts w:ascii="Cambria Math" w:eastAsia="Times New Roman" w:hAnsi="Cambria Math" w:cs="Times New Roman"/>
                  <w:bCs/>
                  <w:i/>
                  <w:sz w:val="24"/>
                </w:rPr>
              </m:ctrlPr>
            </m:fPr>
            <m:num>
              <m:r>
                <w:rPr>
                  <w:rFonts w:ascii="Cambria Math" w:eastAsia="Times New Roman" w:hAnsi="Cambria Math" w:cs="Times New Roman"/>
                  <w:sz w:val="24"/>
                </w:rPr>
                <m:t>1</m:t>
              </m:r>
            </m:num>
            <m:den>
              <m:rad>
                <m:radPr>
                  <m:degHide m:val="1"/>
                  <m:ctrlPr>
                    <w:rPr>
                      <w:rFonts w:ascii="Cambria Math" w:eastAsia="Times New Roman" w:hAnsi="Cambria Math" w:cs="Times New Roman"/>
                      <w:bCs/>
                      <w:i/>
                      <w:sz w:val="24"/>
                    </w:rPr>
                  </m:ctrlPr>
                </m:radPr>
                <m:deg/>
                <m:e>
                  <m:r>
                    <w:rPr>
                      <w:rFonts w:ascii="Cambria Math" w:eastAsia="Times New Roman" w:hAnsi="Cambria Math" w:cs="Times New Roman"/>
                      <w:sz w:val="24"/>
                    </w:rPr>
                    <m:t>2</m:t>
                  </m:r>
                </m:e>
              </m:rad>
            </m:den>
          </m:f>
          <m:r>
            <w:rPr>
              <w:rFonts w:ascii="Cambria Math" w:eastAsia="Times New Roman" w:hAnsi="Cambria Math" w:cs="Times New Roman"/>
              <w:sz w:val="24"/>
            </w:rPr>
            <m:t>(1-2.c(2m+1))</m:t>
          </m:r>
        </m:oMath>
      </m:oMathPara>
    </w:p>
    <w:p w14:paraId="1859A6F1" w14:textId="0E3FD288" w:rsidR="00103493" w:rsidRDefault="00103493" w:rsidP="004605B6">
      <w:pPr>
        <w:spacing w:after="0" w:line="276" w:lineRule="auto"/>
        <w:ind w:left="720"/>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với chuỗi mã giả </w:t>
      </w:r>
      <w:r w:rsidR="003434A5" w:rsidRPr="003434A5">
        <w:rPr>
          <w:rFonts w:ascii="Times New Roman" w:eastAsia="Times New Roman" w:hAnsi="Times New Roman" w:cs="Times New Roman"/>
          <w:bCs/>
          <w:i/>
          <w:iCs/>
          <w:sz w:val="24"/>
        </w:rPr>
        <w:t>c(i)</w:t>
      </w:r>
      <w:r w:rsidR="003434A5">
        <w:rPr>
          <w:rFonts w:ascii="Times New Roman" w:eastAsia="Times New Roman" w:hAnsi="Times New Roman" w:cs="Times New Roman"/>
          <w:bCs/>
          <w:sz w:val="24"/>
        </w:rPr>
        <w:t xml:space="preserve"> được định nghĩa </w:t>
      </w:r>
      <w:r w:rsidR="009D4885">
        <w:rPr>
          <w:rFonts w:ascii="Times New Roman" w:eastAsia="Times New Roman" w:hAnsi="Times New Roman" w:cs="Times New Roman"/>
          <w:bCs/>
          <w:sz w:val="24"/>
        </w:rPr>
        <w:t xml:space="preserve">là một chuỗi </w:t>
      </w:r>
      <w:r w:rsidR="00163B59">
        <w:rPr>
          <w:rFonts w:ascii="Times New Roman" w:eastAsia="Times New Roman" w:hAnsi="Times New Roman" w:cs="Times New Roman"/>
          <w:bCs/>
          <w:sz w:val="24"/>
        </w:rPr>
        <w:t>Go</w:t>
      </w:r>
      <w:r w:rsidR="009D4885">
        <w:rPr>
          <w:rFonts w:ascii="Times New Roman" w:eastAsia="Times New Roman" w:hAnsi="Times New Roman" w:cs="Times New Roman"/>
          <w:bCs/>
          <w:sz w:val="24"/>
        </w:rPr>
        <w:t xml:space="preserve">ld chiều dài 31. Chuỗi đầu ra </w:t>
      </w:r>
      <w:r w:rsidR="009D4885">
        <w:rPr>
          <w:rFonts w:ascii="Times New Roman" w:eastAsia="Times New Roman" w:hAnsi="Times New Roman" w:cs="Times New Roman"/>
          <w:bCs/>
          <w:i/>
          <w:iCs/>
          <w:sz w:val="24"/>
        </w:rPr>
        <w:t xml:space="preserve">c(n) </w:t>
      </w:r>
      <w:r w:rsidR="009D4885">
        <w:rPr>
          <w:rFonts w:ascii="Times New Roman" w:eastAsia="Times New Roman" w:hAnsi="Times New Roman" w:cs="Times New Roman"/>
          <w:bCs/>
          <w:sz w:val="24"/>
        </w:rPr>
        <w:t xml:space="preserve"> của chiều dài M</w:t>
      </w:r>
      <w:r w:rsidR="009D4885" w:rsidRPr="009D4885">
        <w:rPr>
          <w:rFonts w:ascii="Times New Roman" w:eastAsia="Times New Roman" w:hAnsi="Times New Roman" w:cs="Times New Roman"/>
          <w:bCs/>
          <w:sz w:val="24"/>
          <w:vertAlign w:val="subscript"/>
        </w:rPr>
        <w:t>PN</w:t>
      </w:r>
      <w:r w:rsidR="009D4885">
        <w:rPr>
          <w:rFonts w:ascii="Times New Roman" w:eastAsia="Times New Roman" w:hAnsi="Times New Roman" w:cs="Times New Roman"/>
          <w:bCs/>
          <w:sz w:val="24"/>
        </w:rPr>
        <w:t xml:space="preserve"> </w:t>
      </w:r>
      <w:r w:rsidR="00163B59">
        <w:rPr>
          <w:rFonts w:ascii="Times New Roman" w:eastAsia="Times New Roman" w:hAnsi="Times New Roman" w:cs="Times New Roman"/>
          <w:bCs/>
          <w:sz w:val="24"/>
        </w:rPr>
        <w:t>với n=0,1,.., M</w:t>
      </w:r>
      <w:r w:rsidR="00163B59" w:rsidRPr="00163B59">
        <w:rPr>
          <w:rFonts w:ascii="Times New Roman" w:eastAsia="Times New Roman" w:hAnsi="Times New Roman" w:cs="Times New Roman"/>
          <w:bCs/>
          <w:sz w:val="24"/>
          <w:vertAlign w:val="subscript"/>
        </w:rPr>
        <w:t>PN</w:t>
      </w:r>
      <w:r w:rsidR="00163B59">
        <w:rPr>
          <w:rFonts w:ascii="Times New Roman" w:eastAsia="Times New Roman" w:hAnsi="Times New Roman" w:cs="Times New Roman"/>
          <w:bCs/>
          <w:sz w:val="24"/>
        </w:rPr>
        <w:t>-1 được định nghĩa bởi</w:t>
      </w:r>
    </w:p>
    <w:p w14:paraId="749A18C4" w14:textId="5403F766" w:rsidR="00CE7C81" w:rsidRPr="00CE7C81" w:rsidRDefault="00CE7C81" w:rsidP="004605B6">
      <w:pPr>
        <w:spacing w:after="0" w:line="276" w:lineRule="auto"/>
        <w:ind w:left="720"/>
        <w:jc w:val="both"/>
        <w:rPr>
          <w:rFonts w:ascii="Times New Roman" w:eastAsia="Times New Roman" w:hAnsi="Times New Roman" w:cs="Times New Roman"/>
          <w:bCs/>
          <w:sz w:val="24"/>
        </w:rPr>
      </w:pPr>
      <m:oMathPara>
        <m:oMath>
          <m:r>
            <w:rPr>
              <w:rFonts w:ascii="Cambria Math" w:eastAsia="Times New Roman" w:hAnsi="Cambria Math" w:cs="Times New Roman"/>
              <w:sz w:val="24"/>
            </w:rPr>
            <m:t>c</m:t>
          </m:r>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r>
            <w:rPr>
              <w:rFonts w:ascii="Cambria Math" w:eastAsia="Times New Roman" w:hAnsi="Cambria Math" w:cs="Times New Roman"/>
              <w:sz w:val="24"/>
            </w:rPr>
            <m:t>=</m:t>
          </m:r>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C</m:t>
                      </m:r>
                    </m:sub>
                  </m:sSub>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C</m:t>
                      </m:r>
                    </m:sub>
                  </m:sSub>
                </m:e>
              </m:d>
            </m:e>
          </m:d>
          <m:r>
            <w:rPr>
              <w:rFonts w:ascii="Cambria Math" w:eastAsia="Times New Roman" w:hAnsi="Cambria Math" w:cs="Times New Roman"/>
              <w:sz w:val="24"/>
            </w:rPr>
            <m:t>mod2</m:t>
          </m:r>
        </m:oMath>
      </m:oMathPara>
    </w:p>
    <w:p w14:paraId="527AA2DE" w14:textId="42DB276E" w:rsidR="00CE7C81" w:rsidRPr="00CE7C81" w:rsidRDefault="00CE3975" w:rsidP="004605B6">
      <w:pPr>
        <w:spacing w:after="0" w:line="276" w:lineRule="auto"/>
        <w:ind w:left="720"/>
        <w:jc w:val="both"/>
        <w:rPr>
          <w:rFonts w:ascii="Times New Roman" w:eastAsia="Times New Roman" w:hAnsi="Times New Roman" w:cs="Times New Roman"/>
          <w:bCs/>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n+31</m:t>
              </m:r>
            </m:e>
          </m:d>
          <m:r>
            <w:rPr>
              <w:rFonts w:ascii="Cambria Math" w:eastAsia="Times New Roman" w:hAnsi="Cambria Math" w:cs="Times New Roman"/>
              <w:sz w:val="24"/>
            </w:rPr>
            <m:t>=</m:t>
          </m:r>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n+3</m:t>
                  </m:r>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e>
          </m:d>
          <m:r>
            <w:rPr>
              <w:rFonts w:ascii="Cambria Math" w:eastAsia="Times New Roman" w:hAnsi="Cambria Math" w:cs="Times New Roman"/>
              <w:sz w:val="24"/>
            </w:rPr>
            <m:t>mod 2</m:t>
          </m:r>
        </m:oMath>
      </m:oMathPara>
    </w:p>
    <w:p w14:paraId="45DAECA8" w14:textId="66BC0D96" w:rsidR="00CE7C81" w:rsidRPr="00CE7C81" w:rsidRDefault="00CE3975" w:rsidP="004605B6">
      <w:pPr>
        <w:spacing w:after="0" w:line="276" w:lineRule="auto"/>
        <w:ind w:left="720"/>
        <w:jc w:val="both"/>
        <w:rPr>
          <w:rFonts w:ascii="Times New Roman" w:eastAsia="Times New Roman" w:hAnsi="Times New Roman" w:cs="Times New Roman"/>
          <w:bCs/>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n+31</m:t>
              </m:r>
            </m:e>
          </m:d>
          <m:r>
            <w:rPr>
              <w:rFonts w:ascii="Cambria Math" w:eastAsia="Times New Roman" w:hAnsi="Cambria Math" w:cs="Times New Roman"/>
              <w:sz w:val="24"/>
            </w:rPr>
            <m:t>=</m:t>
          </m:r>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n+3</m:t>
                  </m:r>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n+2</m:t>
                  </m:r>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n+1</m:t>
                  </m:r>
                </m:e>
              </m:d>
              <m:r>
                <w:rPr>
                  <w:rFonts w:ascii="Cambria Math" w:eastAsia="Times New Roman" w:hAnsi="Cambria Math" w:cs="Times New Roman"/>
                  <w:sz w:val="24"/>
                </w:rPr>
                <m:t xml:space="preserve">+ </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e>
          </m:d>
          <m:r>
            <w:rPr>
              <w:rFonts w:ascii="Cambria Math" w:eastAsia="Times New Roman" w:hAnsi="Cambria Math" w:cs="Times New Roman"/>
              <w:sz w:val="24"/>
            </w:rPr>
            <m:t>mod 2</m:t>
          </m:r>
        </m:oMath>
      </m:oMathPara>
    </w:p>
    <w:p w14:paraId="6CA11EC8" w14:textId="7EE2E4CB" w:rsidR="00163B59" w:rsidRDefault="00CE7C81"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với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C</m:t>
            </m:r>
          </m:sub>
        </m:sSub>
        <m:r>
          <w:rPr>
            <w:rFonts w:ascii="Cambria Math" w:eastAsia="Times New Roman" w:hAnsi="Cambria Math" w:cs="Times New Roman"/>
            <w:sz w:val="24"/>
          </w:rPr>
          <m:t xml:space="preserve">=1600 </m:t>
        </m:r>
      </m:oMath>
      <w:r w:rsidR="00163B59">
        <w:rPr>
          <w:rFonts w:ascii="Times New Roman" w:eastAsia="Times New Roman" w:hAnsi="Times New Roman" w:cs="Times New Roman"/>
          <w:bCs/>
          <w:sz w:val="24"/>
        </w:rPr>
        <w:t xml:space="preserve"> </w:t>
      </w:r>
      <w:r>
        <w:rPr>
          <w:rFonts w:ascii="Times New Roman" w:eastAsia="Times New Roman" w:hAnsi="Times New Roman" w:cs="Times New Roman"/>
          <w:bCs/>
          <w:sz w:val="24"/>
        </w:rPr>
        <w:t xml:space="preserve">và chuỗi-m đầu tiên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oMath>
      <w:r>
        <w:rPr>
          <w:rFonts w:ascii="Times New Roman" w:eastAsia="Times New Roman" w:hAnsi="Times New Roman" w:cs="Times New Roman"/>
          <w:bCs/>
          <w:sz w:val="24"/>
        </w:rPr>
        <w:t xml:space="preserve"> được thiết lập với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0</m:t>
            </m:r>
          </m:e>
        </m:d>
      </m:oMath>
      <w:r>
        <w:rPr>
          <w:rFonts w:ascii="Times New Roman" w:eastAsia="Times New Roman" w:hAnsi="Times New Roman" w:cs="Times New Roman"/>
          <w:bCs/>
          <w:sz w:val="24"/>
        </w:rPr>
        <w:t xml:space="preserve">=1,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r>
          <w:rPr>
            <w:rFonts w:ascii="Cambria Math" w:eastAsia="Times New Roman" w:hAnsi="Cambria Math" w:cs="Times New Roman"/>
            <w:sz w:val="24"/>
          </w:rPr>
          <m:t>=0 (n=1,2,,..,30).</m:t>
        </m:r>
      </m:oMath>
      <w:r>
        <w:rPr>
          <w:rFonts w:ascii="Times New Roman" w:eastAsia="Times New Roman" w:hAnsi="Times New Roman" w:cs="Times New Roman"/>
          <w:bCs/>
          <w:sz w:val="24"/>
        </w:rPr>
        <w:t xml:space="preserve"> Và chuỗi-m thứ hai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oMath>
      <w:r>
        <w:rPr>
          <w:rFonts w:ascii="Times New Roman" w:eastAsia="Times New Roman" w:hAnsi="Times New Roman" w:cs="Times New Roman"/>
          <w:bCs/>
          <w:sz w:val="24"/>
        </w:rPr>
        <w:t xml:space="preserve">  được định nghĩa bởi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nary>
          <m:naryPr>
            <m:chr m:val="∑"/>
            <m:limLoc m:val="undOvr"/>
            <m:ctrlPr>
              <w:rPr>
                <w:rFonts w:ascii="Cambria Math" w:eastAsia="Times New Roman" w:hAnsi="Cambria Math" w:cs="Times New Roman"/>
                <w:bCs/>
                <w:i/>
                <w:sz w:val="24"/>
              </w:rPr>
            </m:ctrlPr>
          </m:naryPr>
          <m:sub>
            <m:r>
              <w:rPr>
                <w:rFonts w:ascii="Cambria Math" w:eastAsia="Times New Roman" w:hAnsi="Cambria Math" w:cs="Times New Roman"/>
                <w:sz w:val="24"/>
              </w:rPr>
              <m:t>i=0</m:t>
            </m:r>
          </m:sub>
          <m:sup>
            <m:r>
              <w:rPr>
                <w:rFonts w:ascii="Cambria Math" w:eastAsia="Times New Roman" w:hAnsi="Cambria Math" w:cs="Times New Roman"/>
                <w:sz w:val="24"/>
              </w:rPr>
              <m:t>30</m:t>
            </m:r>
          </m:sup>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i</m:t>
                </m:r>
              </m:e>
            </m:d>
            <m:r>
              <w:rPr>
                <w:rFonts w:ascii="Cambria Math" w:eastAsia="Times New Roman" w:hAnsi="Cambria Math" w:cs="Times New Roman"/>
                <w:sz w:val="24"/>
              </w:rPr>
              <m:t>.</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i</m:t>
                </m:r>
              </m:sup>
            </m:sSup>
          </m:e>
        </m:nary>
      </m:oMath>
      <w:r>
        <w:rPr>
          <w:rFonts w:ascii="Times New Roman" w:eastAsia="Times New Roman" w:hAnsi="Times New Roman" w:cs="Times New Roman"/>
          <w:bCs/>
          <w:sz w:val="24"/>
        </w:rPr>
        <w:t>với giá trị phụ thuộc vào ứng dụng của chuỗi</w:t>
      </w:r>
    </w:p>
    <w:p w14:paraId="29332D6F" w14:textId="050D5E1C" w:rsidR="007A646D" w:rsidRDefault="007A646D"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Chuỗi mã giả được thiết lập với</w:t>
      </w:r>
    </w:p>
    <w:p w14:paraId="69039E4B" w14:textId="66E7B9CF" w:rsidR="007A646D" w:rsidRPr="000C0A1D" w:rsidRDefault="00CE3975" w:rsidP="004605B6">
      <w:pPr>
        <w:spacing w:after="0" w:line="276" w:lineRule="auto"/>
        <w:jc w:val="both"/>
        <w:rPr>
          <w:rFonts w:ascii="Times New Roman" w:eastAsia="Times New Roman" w:hAnsi="Times New Roman" w:cs="Times New Roman"/>
          <w:bCs/>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10</m:t>
              </m:r>
            </m:sup>
          </m:s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+l+1)(2</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ID</m:t>
              </m:r>
            </m:sub>
          </m:sSub>
          <m:r>
            <w:rPr>
              <w:rFonts w:ascii="Cambria Math" w:eastAsia="Times New Roman" w:hAnsi="Cambria Math" w:cs="Times New Roman"/>
              <w:sz w:val="24"/>
            </w:rPr>
            <m:t>+1)+</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ID</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31</m:t>
              </m:r>
            </m:sup>
          </m:sSup>
        </m:oMath>
      </m:oMathPara>
    </w:p>
    <w:p w14:paraId="63E29233" w14:textId="43004BF4" w:rsidR="000C0A1D" w:rsidRPr="009D4885" w:rsidRDefault="000C0A1D" w:rsidP="004605B6">
      <w:pPr>
        <w:spacing w:after="0" w:line="276" w:lineRule="auto"/>
        <w:jc w:val="both"/>
        <w:rPr>
          <w:rFonts w:ascii="Times New Roman" w:eastAsia="Times New Roman" w:hAnsi="Times New Roman" w:cs="Times New Roman"/>
          <w:bCs/>
          <w:sz w:val="24"/>
        </w:rPr>
      </w:pPr>
      <w:r w:rsidRPr="000C0A1D">
        <w:rPr>
          <w:rFonts w:ascii="Times New Roman" w:eastAsia="Times New Roman" w:hAnsi="Times New Roman" w:cs="Times New Roman"/>
          <w:bCs/>
          <w:sz w:val="24"/>
        </w:rPr>
        <w:t xml:space="preserve">ở đầu mỗi ký hiệu OFDM trong đó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oMath>
      <w:r w:rsidRPr="000C0A1D">
        <w:rPr>
          <w:rFonts w:ascii="Times New Roman" w:eastAsia="Times New Roman" w:hAnsi="Times New Roman" w:cs="Times New Roman"/>
          <w:bCs/>
          <w:sz w:val="24"/>
        </w:rPr>
        <w:t xml:space="preserve"> là số khe trong khung vô tuyến, </w:t>
      </w:r>
      <w:r w:rsidRPr="009732A6">
        <w:rPr>
          <w:rFonts w:ascii="Times New Roman" w:eastAsia="Times New Roman" w:hAnsi="Times New Roman" w:cs="Times New Roman"/>
          <w:bCs/>
          <w:i/>
          <w:iCs/>
          <w:sz w:val="24"/>
        </w:rPr>
        <w:t>l</w:t>
      </w:r>
      <w:r w:rsidRPr="000C0A1D">
        <w:rPr>
          <w:rFonts w:ascii="Times New Roman" w:eastAsia="Times New Roman" w:hAnsi="Times New Roman" w:cs="Times New Roman"/>
          <w:bCs/>
          <w:sz w:val="24"/>
        </w:rPr>
        <w:t xml:space="preserve"> là số ký hiệu OFDM trong một khe,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ID</m:t>
            </m:r>
          </m:sub>
        </m:sSub>
      </m:oMath>
      <w:r w:rsidRPr="000C0A1D">
        <w:rPr>
          <w:rFonts w:ascii="Times New Roman" w:eastAsia="Times New Roman" w:hAnsi="Times New Roman" w:cs="Times New Roman"/>
          <w:bCs/>
          <w:sz w:val="24"/>
        </w:rPr>
        <w:t xml:space="preserve"> bằng với tham số </w:t>
      </w:r>
      <w:r w:rsidRPr="009732A6">
        <w:rPr>
          <w:rFonts w:ascii="Times New Roman" w:eastAsia="Times New Roman" w:hAnsi="Times New Roman" w:cs="Times New Roman"/>
          <w:bCs/>
          <w:i/>
          <w:iCs/>
          <w:sz w:val="24"/>
        </w:rPr>
        <w:t>scramblingID</w:t>
      </w:r>
      <w:r w:rsidRPr="000C0A1D">
        <w:rPr>
          <w:rFonts w:ascii="Times New Roman" w:eastAsia="Times New Roman" w:hAnsi="Times New Roman" w:cs="Times New Roman"/>
          <w:bCs/>
          <w:sz w:val="24"/>
        </w:rPr>
        <w:t xml:space="preserve"> hoặc </w:t>
      </w:r>
      <w:r w:rsidRPr="009732A6">
        <w:rPr>
          <w:rFonts w:ascii="Times New Roman" w:eastAsia="Times New Roman" w:hAnsi="Times New Roman" w:cs="Times New Roman"/>
          <w:bCs/>
          <w:i/>
          <w:iCs/>
          <w:sz w:val="24"/>
        </w:rPr>
        <w:t>SequenceGenerationConfig</w:t>
      </w:r>
      <w:r w:rsidRPr="000C0A1D">
        <w:rPr>
          <w:rFonts w:ascii="Times New Roman" w:eastAsia="Times New Roman" w:hAnsi="Times New Roman" w:cs="Times New Roman"/>
          <w:bCs/>
          <w:sz w:val="24"/>
        </w:rPr>
        <w:t xml:space="preserve"> của tham số lớp cao hơn.</w:t>
      </w:r>
    </w:p>
    <w:p w14:paraId="062A3AE1" w14:textId="6A0E476F" w:rsidR="007A0B26" w:rsidRDefault="007A0B26" w:rsidP="004605B6">
      <w:pPr>
        <w:spacing w:after="0" w:line="276" w:lineRule="auto"/>
        <w:jc w:val="both"/>
        <w:rPr>
          <w:rFonts w:asciiTheme="majorHAnsi" w:eastAsia="Times New Roman" w:hAnsiTheme="majorHAnsi" w:cstheme="majorHAnsi"/>
          <w:b/>
          <w:i/>
          <w:iCs/>
          <w:sz w:val="24"/>
          <w:szCs w:val="24"/>
        </w:rPr>
      </w:pPr>
      <w:r>
        <w:rPr>
          <w:rFonts w:asciiTheme="majorHAnsi" w:eastAsia="Times New Roman" w:hAnsiTheme="majorHAnsi" w:cstheme="majorHAnsi"/>
          <w:b/>
          <w:i/>
          <w:iCs/>
          <w:sz w:val="24"/>
          <w:szCs w:val="24"/>
        </w:rPr>
        <w:t xml:space="preserve">3.2. </w:t>
      </w:r>
      <w:r w:rsidRPr="00D87754">
        <w:rPr>
          <w:rFonts w:asciiTheme="majorHAnsi" w:eastAsia="Times New Roman" w:hAnsiTheme="majorHAnsi" w:cstheme="majorHAnsi"/>
          <w:b/>
          <w:i/>
          <w:iCs/>
          <w:sz w:val="24"/>
          <w:szCs w:val="24"/>
        </w:rPr>
        <w:t>Mapping to physical resources</w:t>
      </w:r>
    </w:p>
    <w:p w14:paraId="300AE697" w14:textId="77777777" w:rsidR="00E75E7D" w:rsidRDefault="00E75E7D" w:rsidP="004605B6">
      <w:pPr>
        <w:spacing w:after="0" w:line="276" w:lineRule="auto"/>
        <w:jc w:val="center"/>
        <w:rPr>
          <w:rFonts w:asciiTheme="majorHAnsi" w:eastAsia="Times New Roman" w:hAnsiTheme="majorHAnsi" w:cstheme="majorHAnsi"/>
          <w:bCs/>
          <w:sz w:val="24"/>
          <w:szCs w:val="24"/>
        </w:rPr>
      </w:pPr>
      <w:r>
        <w:rPr>
          <w:rFonts w:asciiTheme="majorHAnsi" w:eastAsia="Times New Roman" w:hAnsiTheme="majorHAnsi" w:cstheme="majorHAnsi"/>
          <w:bCs/>
          <w:noProof/>
          <w:sz w:val="24"/>
          <w:szCs w:val="24"/>
          <w:lang w:val="en-US" w:eastAsia="en-US"/>
        </w:rPr>
        <w:lastRenderedPageBreak/>
        <w:drawing>
          <wp:inline distT="0" distB="0" distL="0" distR="0" wp14:anchorId="25AA757B" wp14:editId="5A4F3887">
            <wp:extent cx="4271376" cy="3745836"/>
            <wp:effectExtent l="0" t="0" r="0" b="0"/>
            <wp:docPr id="1893358362" name="Hình ảnh 12" descr="Ảnh có chứa văn bản, Phông chữ, biểu đồ,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58362" name="Hình ảnh 12" descr="Ảnh có chứa văn bản, Phông chữ, biểu đồ, chữ viết tay&#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4283279" cy="3756275"/>
                    </a:xfrm>
                    <a:prstGeom prst="rect">
                      <a:avLst/>
                    </a:prstGeom>
                  </pic:spPr>
                </pic:pic>
              </a:graphicData>
            </a:graphic>
          </wp:inline>
        </w:drawing>
      </w:r>
    </w:p>
    <w:p w14:paraId="1C2D2EFA" w14:textId="1267B802" w:rsidR="00A97915" w:rsidRDefault="00A97915" w:rsidP="004605B6">
      <w:pPr>
        <w:spacing w:after="0" w:line="276" w:lineRule="auto"/>
        <w:jc w:val="both"/>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 xml:space="preserve">- </w:t>
      </w:r>
      <w:r w:rsidRPr="00A97915">
        <w:rPr>
          <w:rFonts w:asciiTheme="majorHAnsi" w:eastAsia="Times New Roman" w:hAnsiTheme="majorHAnsi" w:cstheme="majorHAnsi"/>
          <w:bCs/>
          <w:sz w:val="24"/>
          <w:szCs w:val="24"/>
        </w:rPr>
        <w:t xml:space="preserve">Đối với mỗi CSI-RS được định cấu hình, UE sẽ đảm nhận chuỗi </w:t>
      </w:r>
      <w:r>
        <w:rPr>
          <w:rFonts w:asciiTheme="majorHAnsi" w:eastAsia="Times New Roman" w:hAnsiTheme="majorHAnsi" w:cstheme="majorHAnsi"/>
          <w:bCs/>
          <w:i/>
          <w:iCs/>
          <w:sz w:val="24"/>
          <w:szCs w:val="24"/>
        </w:rPr>
        <w:t>r(m)</w:t>
      </w:r>
      <w:r w:rsidRPr="00A97915">
        <w:rPr>
          <w:rFonts w:asciiTheme="majorHAnsi" w:eastAsia="Times New Roman" w:hAnsiTheme="majorHAnsi" w:cstheme="majorHAnsi"/>
          <w:bCs/>
          <w:sz w:val="24"/>
          <w:szCs w:val="24"/>
        </w:rPr>
        <w:t xml:space="preserve"> được ánh xạ tới các phần tử tài nguyên </w:t>
      </w:r>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(k,l)</m:t>
            </m:r>
          </m:e>
          <m:sub>
            <m:r>
              <w:rPr>
                <w:rFonts w:ascii="Cambria Math" w:eastAsia="Times New Roman" w:hAnsi="Cambria Math" w:cstheme="majorHAnsi"/>
                <w:sz w:val="24"/>
                <w:szCs w:val="24"/>
              </w:rPr>
              <m:t>p,u</m:t>
            </m:r>
          </m:sub>
        </m:sSub>
      </m:oMath>
      <w:r w:rsidRPr="00A97915">
        <w:rPr>
          <w:rFonts w:asciiTheme="majorHAnsi" w:eastAsia="Times New Roman" w:hAnsiTheme="majorHAnsi" w:cstheme="majorHAnsi"/>
          <w:bCs/>
          <w:sz w:val="24"/>
          <w:szCs w:val="24"/>
        </w:rPr>
        <w:t xml:space="preserve"> dựa theo</w:t>
      </w:r>
    </w:p>
    <w:p w14:paraId="44F93F20" w14:textId="68F0AA49" w:rsidR="00B25EA9" w:rsidRPr="00BA2410" w:rsidRDefault="00CE3975" w:rsidP="004605B6">
      <w:pPr>
        <w:spacing w:after="0" w:line="276" w:lineRule="auto"/>
        <w:jc w:val="both"/>
        <w:rPr>
          <w:rFonts w:asciiTheme="majorHAnsi" w:eastAsia="Times New Roman" w:hAnsiTheme="majorHAnsi" w:cstheme="majorHAnsi"/>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α</m:t>
              </m:r>
            </m:e>
            <m:sub>
              <m:r>
                <w:rPr>
                  <w:rFonts w:ascii="Cambria Math" w:eastAsia="Times New Roman" w:hAnsi="Cambria Math" w:cs="Times New Roman"/>
                  <w:sz w:val="24"/>
                </w:rPr>
                <m:t>k,l</m:t>
              </m:r>
            </m:sub>
            <m:sup>
              <m:d>
                <m:dPr>
                  <m:ctrlPr>
                    <w:rPr>
                      <w:rFonts w:ascii="Cambria Math" w:eastAsia="Times New Roman" w:hAnsi="Cambria Math" w:cs="Times New Roman"/>
                      <w:bCs/>
                      <w:i/>
                      <w:sz w:val="24"/>
                    </w:rPr>
                  </m:ctrlPr>
                </m:dPr>
                <m:e>
                  <m:r>
                    <w:rPr>
                      <w:rFonts w:ascii="Cambria Math" w:eastAsia="Times New Roman" w:hAnsi="Cambria Math" w:cs="Times New Roman"/>
                      <w:sz w:val="24"/>
                    </w:rPr>
                    <m:t>p,u</m:t>
                  </m:r>
                </m:e>
              </m:d>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β</m:t>
              </m:r>
            </m:e>
            <m:sub>
              <m:r>
                <w:rPr>
                  <w:rFonts w:ascii="Cambria Math" w:eastAsia="Times New Roman" w:hAnsi="Cambria Math" w:cs="Times New Roman"/>
                  <w:sz w:val="24"/>
                </w:rPr>
                <m:t>CSIRS</m:t>
              </m:r>
            </m:sub>
          </m:sSub>
          <m:sSub>
            <m:sSubPr>
              <m:ctrlPr>
                <w:rPr>
                  <w:rFonts w:ascii="Cambria Math" w:eastAsia="Times New Roman" w:hAnsi="Cambria Math" w:cs="Times New Roman"/>
                  <w:bCs/>
                  <w:i/>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f</m:t>
              </m:r>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k</m:t>
                  </m:r>
                </m:e>
                <m:sup>
                  <m:r>
                    <w:rPr>
                      <w:rFonts w:ascii="Cambria Math" w:eastAsia="Times New Roman" w:hAnsi="Cambria Math" w:cs="Times New Roman"/>
                      <w:sz w:val="24"/>
                    </w:rPr>
                    <m:t>'</m:t>
                  </m:r>
                </m:sup>
              </m:sSup>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t</m:t>
              </m:r>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r</m:t>
              </m:r>
            </m:e>
            <m:sub>
              <m:r>
                <w:rPr>
                  <w:rFonts w:ascii="Cambria Math" w:eastAsia="Times New Roman" w:hAnsi="Cambria Math" w:cs="Times New Roman"/>
                  <w:sz w:val="24"/>
                </w:rPr>
                <m:t>l,</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s,f</m:t>
                  </m:r>
                </m:sub>
              </m:sSub>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m</m:t>
                  </m:r>
                </m:e>
                <m:sup>
                  <m:r>
                    <w:rPr>
                      <w:rFonts w:ascii="Cambria Math" w:eastAsia="Times New Roman" w:hAnsi="Cambria Math" w:cs="Times New Roman"/>
                      <w:sz w:val="24"/>
                    </w:rPr>
                    <m:t>'</m:t>
                  </m:r>
                </m:sup>
              </m:sSup>
            </m:e>
          </m:d>
        </m:oMath>
      </m:oMathPara>
    </w:p>
    <w:p w14:paraId="075E2539" w14:textId="5E215F05" w:rsidR="00120FF2" w:rsidRDefault="00120FF2" w:rsidP="004605B6">
      <w:pPr>
        <w:spacing w:after="0" w:line="276" w:lineRule="auto"/>
        <w:jc w:val="center"/>
        <w:rPr>
          <w:ins w:id="2" w:author="Thành Phùng Đình" w:date="2024-02-10T16:28:00Z"/>
          <w:rFonts w:asciiTheme="majorHAnsi" w:eastAsia="Times New Roman" w:hAnsiTheme="majorHAnsi" w:cstheme="majorHAnsi"/>
          <w:bCs/>
          <w:sz w:val="24"/>
        </w:rPr>
      </w:pPr>
      <m:oMath>
        <m:r>
          <w:rPr>
            <w:rFonts w:ascii="Cambria Math" w:eastAsia="Times New Roman" w:hAnsi="Cambria Math" w:cs="Times New Roman"/>
            <w:sz w:val="24"/>
          </w:rPr>
          <m:t>m'=[nα]+k'+</m:t>
        </m:r>
        <m:f>
          <m:fPr>
            <m:ctrlPr>
              <w:rPr>
                <w:rFonts w:ascii="Cambria Math" w:eastAsia="Times New Roman" w:hAnsi="Cambria Math" w:cs="Times New Roman"/>
                <w:bCs/>
                <w:i/>
                <w:sz w:val="24"/>
              </w:rPr>
            </m:ctrlPr>
          </m:fPr>
          <m:num>
            <m:sSub>
              <m:sSubPr>
                <m:ctrlPr>
                  <w:rPr>
                    <w:rFonts w:ascii="Cambria Math" w:eastAsia="Times New Roman" w:hAnsi="Cambria Math" w:cs="Times New Roman"/>
                    <w:bCs/>
                    <w:i/>
                    <w:sz w:val="24"/>
                  </w:rPr>
                </m:ctrlPr>
              </m:sSubPr>
              <m:e>
                <m:acc>
                  <m:accPr>
                    <m:chr m:val="̅"/>
                    <m:ctrlPr>
                      <w:rPr>
                        <w:rFonts w:ascii="Cambria Math" w:eastAsia="Times New Roman" w:hAnsi="Cambria Math" w:cs="Times New Roman"/>
                        <w:bCs/>
                        <w:i/>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ρ</m:t>
                </m:r>
              </m:sub>
            </m:sSub>
          </m:num>
          <m:den>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den>
        </m:f>
      </m:oMath>
      <w:r>
        <w:rPr>
          <w:rFonts w:asciiTheme="majorHAnsi" w:eastAsia="Times New Roman" w:hAnsiTheme="majorHAnsi" w:cstheme="majorHAnsi"/>
          <w:bCs/>
          <w:sz w:val="24"/>
        </w:rPr>
        <w:t xml:space="preserve">; </w:t>
      </w:r>
      <m:oMath>
        <m:r>
          <w:rPr>
            <w:rFonts w:ascii="Cambria Math" w:eastAsia="Times New Roman" w:hAnsi="Cambria Math" w:cstheme="majorHAnsi"/>
            <w:sz w:val="24"/>
          </w:rPr>
          <m:t>k=n</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acc>
          <m:accPr>
            <m:chr m:val="̅"/>
            <m:ctrlPr>
              <w:rPr>
                <w:rFonts w:ascii="Cambria Math" w:eastAsia="Times New Roman" w:hAnsi="Cambria Math" w:cs="Times New Roman"/>
                <w:bCs/>
                <w:i/>
                <w:sz w:val="24"/>
              </w:rPr>
            </m:ctrlPr>
          </m:accPr>
          <m:e>
            <m:r>
              <w:rPr>
                <w:rFonts w:ascii="Cambria Math" w:eastAsia="Times New Roman" w:hAnsi="Cambria Math" w:cs="Times New Roman"/>
                <w:sz w:val="24"/>
              </w:rPr>
              <m:t>k</m:t>
            </m:r>
          </m:e>
        </m:acc>
        <m:r>
          <w:rPr>
            <w:rFonts w:ascii="Cambria Math" w:eastAsia="Times New Roman" w:hAnsi="Cambria Math" w:cs="Times New Roman"/>
            <w:sz w:val="24"/>
          </w:rPr>
          <m:t>+k'</m:t>
        </m:r>
      </m:oMath>
      <w:r>
        <w:rPr>
          <w:rFonts w:asciiTheme="majorHAnsi" w:eastAsia="Times New Roman" w:hAnsiTheme="majorHAnsi" w:cstheme="majorHAnsi"/>
          <w:bCs/>
          <w:sz w:val="24"/>
        </w:rPr>
        <w:t xml:space="preserve">; </w:t>
      </w:r>
      <m:oMath>
        <m:r>
          <w:rPr>
            <w:rFonts w:ascii="Cambria Math" w:eastAsia="Times New Roman" w:hAnsi="Cambria Math" w:cstheme="majorHAnsi"/>
            <w:sz w:val="24"/>
          </w:rPr>
          <m:t>l=</m:t>
        </m:r>
        <m:acc>
          <m:accPr>
            <m:chr m:val="̅"/>
            <m:ctrlPr>
              <w:rPr>
                <w:rFonts w:ascii="Cambria Math" w:eastAsia="Times New Roman" w:hAnsi="Cambria Math" w:cs="Times New Roman"/>
                <w:bCs/>
                <w:i/>
                <w:sz w:val="24"/>
              </w:rPr>
            </m:ctrlPr>
          </m:accPr>
          <m:e>
            <m:r>
              <w:rPr>
                <w:rFonts w:ascii="Cambria Math" w:eastAsia="Times New Roman" w:hAnsi="Cambria Math" w:cs="Times New Roman"/>
                <w:sz w:val="24"/>
              </w:rPr>
              <m:t>l</m:t>
            </m:r>
          </m:e>
        </m:acc>
        <m:r>
          <w:rPr>
            <w:rFonts w:ascii="Cambria Math" w:eastAsia="Times New Roman" w:hAnsi="Cambria Math" w:cs="Times New Roman"/>
            <w:sz w:val="24"/>
          </w:rPr>
          <m:t>+l'</m:t>
        </m:r>
      </m:oMath>
      <w:r w:rsidR="002B3EF2">
        <w:rPr>
          <w:rFonts w:asciiTheme="majorHAnsi" w:eastAsia="Times New Roman" w:hAnsiTheme="majorHAnsi" w:cstheme="majorHAnsi"/>
          <w:bCs/>
          <w:sz w:val="24"/>
        </w:rPr>
        <w:t xml:space="preserve">; </w:t>
      </w:r>
      <m:oMath>
        <m:r>
          <w:rPr>
            <w:rFonts w:ascii="Cambria Math" w:eastAsia="Times New Roman" w:hAnsi="Cambria Math" w:cs="Times New Roman"/>
            <w:sz w:val="24"/>
          </w:rPr>
          <m:t>α</m:t>
        </m:r>
        <m:r>
          <w:rPr>
            <w:rFonts w:ascii="Cambria Math" w:eastAsia="Times New Roman" w:hAnsi="Cambria Math" w:cstheme="majorHAnsi"/>
            <w:sz w:val="24"/>
          </w:rPr>
          <m:t>=</m:t>
        </m:r>
        <m:d>
          <m:dPr>
            <m:begChr m:val="{"/>
            <m:endChr m:val=""/>
            <m:ctrlPr>
              <w:rPr>
                <w:rFonts w:ascii="Cambria Math" w:eastAsia="Times New Roman" w:hAnsi="Cambria Math" w:cstheme="majorHAnsi"/>
                <w:bCs/>
                <w:i/>
                <w:sz w:val="24"/>
              </w:rPr>
            </m:ctrlPr>
          </m:dPr>
          <m:e>
            <m:eqArr>
              <m:eqArrPr>
                <m:ctrlPr>
                  <w:rPr>
                    <w:rFonts w:ascii="Cambria Math" w:eastAsia="Times New Roman" w:hAnsi="Cambria Math" w:cstheme="majorHAnsi"/>
                    <w:bCs/>
                    <w:i/>
                    <w:sz w:val="24"/>
                  </w:rPr>
                </m:ctrlPr>
              </m:eqArrPr>
              <m:e>
                <m:r>
                  <w:rPr>
                    <w:rFonts w:ascii="Cambria Math" w:eastAsia="Times New Roman" w:hAnsi="Cambria Math" w:cs="Times New Roman"/>
                    <w:sz w:val="24"/>
                  </w:rPr>
                  <m:t>ρ</m:t>
                </m:r>
                <m:r>
                  <w:rPr>
                    <w:rFonts w:ascii="Cambria Math" w:eastAsia="Times New Roman" w:hAnsi="Cambria Math" w:cstheme="majorHAnsi"/>
                    <w:sz w:val="24"/>
                  </w:rPr>
                  <m:t>,  &amp;X=1</m:t>
                </m:r>
              </m:e>
              <m:e>
                <m:r>
                  <w:rPr>
                    <w:rFonts w:ascii="Cambria Math" w:eastAsia="Times New Roman" w:hAnsi="Cambria Math" w:cstheme="majorHAnsi"/>
                    <w:sz w:val="24"/>
                  </w:rPr>
                  <m:t>2</m:t>
                </m:r>
                <m:r>
                  <w:rPr>
                    <w:rFonts w:ascii="Cambria Math" w:eastAsia="Times New Roman" w:hAnsi="Cambria Math" w:cs="Times New Roman"/>
                    <w:sz w:val="24"/>
                  </w:rPr>
                  <m:t>ρ</m:t>
                </m:r>
                <m:r>
                  <w:rPr>
                    <w:rFonts w:ascii="Cambria Math" w:eastAsia="Times New Roman" w:hAnsi="Cambria Math" w:cstheme="majorHAnsi"/>
                    <w:sz w:val="24"/>
                  </w:rPr>
                  <m:t>,  &amp;X&gt;1</m:t>
                </m:r>
              </m:e>
            </m:eqArr>
          </m:e>
        </m:d>
      </m:oMath>
    </w:p>
    <w:p w14:paraId="1DB5DA30" w14:textId="77777777" w:rsidR="00523BEE" w:rsidRDefault="00523BEE" w:rsidP="004605B6">
      <w:pPr>
        <w:spacing w:after="0" w:line="276" w:lineRule="auto"/>
        <w:jc w:val="both"/>
        <w:rPr>
          <w:rFonts w:asciiTheme="majorHAnsi" w:eastAsia="Times New Roman" w:hAnsiTheme="majorHAnsi" w:cstheme="majorHAnsi"/>
          <w:bCs/>
          <w:sz w:val="24"/>
        </w:rPr>
      </w:pPr>
      <w:r w:rsidRPr="00523BEE">
        <w:rPr>
          <w:rFonts w:asciiTheme="majorHAnsi" w:eastAsia="Times New Roman" w:hAnsiTheme="majorHAnsi" w:cstheme="majorHAnsi"/>
          <w:bCs/>
          <w:sz w:val="24"/>
        </w:rPr>
        <w:t xml:space="preserve">khi các điều kiện sau được đáp ứng: phần tử tài nguyên </w:t>
      </w:r>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(k,l)</m:t>
            </m:r>
          </m:e>
          <m:sub>
            <m:r>
              <w:rPr>
                <w:rFonts w:ascii="Cambria Math" w:eastAsia="Times New Roman" w:hAnsi="Cambria Math" w:cstheme="majorHAnsi"/>
                <w:sz w:val="24"/>
                <w:szCs w:val="24"/>
              </w:rPr>
              <m:t>p,u</m:t>
            </m:r>
          </m:sub>
        </m:sSub>
      </m:oMath>
      <w:r w:rsidRPr="00523BEE">
        <w:rPr>
          <w:rFonts w:asciiTheme="majorHAnsi" w:eastAsia="Times New Roman" w:hAnsiTheme="majorHAnsi" w:cstheme="majorHAnsi"/>
          <w:bCs/>
          <w:sz w:val="24"/>
        </w:rPr>
        <w:t xml:space="preserve"> nằm trong các khối tài nguyên được giữ bởi tài nguyên CSI-RS mà UE thuộc về được cấu hình </w:t>
      </w:r>
    </w:p>
    <w:p w14:paraId="71BB22DD" w14:textId="77777777" w:rsidR="001C1ED6" w:rsidRDefault="00523BEE" w:rsidP="004605B6">
      <w:p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 xml:space="preserve">- </w:t>
      </w:r>
      <w:r w:rsidRPr="00523BEE">
        <w:rPr>
          <w:rFonts w:asciiTheme="majorHAnsi" w:eastAsia="Times New Roman" w:hAnsiTheme="majorHAnsi" w:cstheme="majorHAnsi"/>
          <w:bCs/>
          <w:sz w:val="24"/>
        </w:rPr>
        <w:t xml:space="preserve">Điểm tham chiếu cho </w:t>
      </w:r>
      <w:r>
        <w:rPr>
          <w:rFonts w:asciiTheme="majorHAnsi" w:eastAsia="Times New Roman" w:hAnsiTheme="majorHAnsi" w:cstheme="majorHAnsi"/>
          <w:bCs/>
          <w:sz w:val="24"/>
        </w:rPr>
        <w:t xml:space="preserve">k </w:t>
      </w:r>
      <w:r w:rsidRPr="00523BEE">
        <w:rPr>
          <w:rFonts w:asciiTheme="majorHAnsi" w:eastAsia="Times New Roman" w:hAnsiTheme="majorHAnsi" w:cstheme="majorHAnsi"/>
          <w:bCs/>
          <w:sz w:val="24"/>
        </w:rPr>
        <w:t xml:space="preserve">= 0 là sóng mang con 0 trong khối tài nguyên chung 0. </w:t>
      </w:r>
    </w:p>
    <w:p w14:paraId="02B9DFB7" w14:textId="77777777" w:rsidR="001C1ED6" w:rsidRDefault="001C1ED6" w:rsidP="004605B6">
      <w:p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 xml:space="preserve">+ </w:t>
      </w:r>
      <w:r w:rsidR="00523BEE" w:rsidRPr="00523BEE">
        <w:rPr>
          <w:rFonts w:asciiTheme="majorHAnsi" w:eastAsia="Times New Roman" w:hAnsiTheme="majorHAnsi" w:cstheme="majorHAnsi"/>
          <w:bCs/>
          <w:sz w:val="24"/>
        </w:rPr>
        <w:t xml:space="preserve">Giá trị của ρ được cung cấp bởi mật độ tham số lớp cao hơn trong </w:t>
      </w:r>
      <w:r w:rsidR="00523BEE" w:rsidRPr="001C1ED6">
        <w:rPr>
          <w:rFonts w:asciiTheme="majorHAnsi" w:eastAsia="Times New Roman" w:hAnsiTheme="majorHAnsi" w:cstheme="majorHAnsi"/>
          <w:bCs/>
          <w:i/>
          <w:iCs/>
          <w:sz w:val="24"/>
        </w:rPr>
        <w:t>CSI-RS-ResourceMapping IE</w:t>
      </w:r>
      <w:r w:rsidR="00523BEE" w:rsidRPr="00523BEE">
        <w:rPr>
          <w:rFonts w:asciiTheme="majorHAnsi" w:eastAsia="Times New Roman" w:hAnsiTheme="majorHAnsi" w:cstheme="majorHAnsi"/>
          <w:bCs/>
          <w:sz w:val="24"/>
        </w:rPr>
        <w:t xml:space="preserve"> hoặc </w:t>
      </w:r>
      <w:r w:rsidR="00523BEE" w:rsidRPr="001C1ED6">
        <w:rPr>
          <w:rFonts w:asciiTheme="majorHAnsi" w:eastAsia="Times New Roman" w:hAnsiTheme="majorHAnsi" w:cstheme="majorHAnsi"/>
          <w:bCs/>
          <w:i/>
          <w:iCs/>
          <w:sz w:val="24"/>
        </w:rPr>
        <w:t>CSI-RSCellMobility</w:t>
      </w:r>
      <w:r w:rsidR="00523BEE" w:rsidRPr="00523BEE">
        <w:rPr>
          <w:rFonts w:asciiTheme="majorHAnsi" w:eastAsia="Times New Roman" w:hAnsiTheme="majorHAnsi" w:cstheme="majorHAnsi"/>
          <w:bCs/>
          <w:sz w:val="24"/>
        </w:rPr>
        <w:t xml:space="preserve"> IE và số cổng được cung cấp bởi tham số </w:t>
      </w:r>
      <w:r w:rsidR="00523BEE" w:rsidRPr="001C1ED6">
        <w:rPr>
          <w:rFonts w:asciiTheme="majorHAnsi" w:eastAsia="Times New Roman" w:hAnsiTheme="majorHAnsi" w:cstheme="majorHAnsi"/>
          <w:bCs/>
          <w:i/>
          <w:iCs/>
          <w:sz w:val="24"/>
        </w:rPr>
        <w:t>nrofPorts</w:t>
      </w:r>
      <w:r w:rsidR="00523BEE" w:rsidRPr="00523BEE">
        <w:rPr>
          <w:rFonts w:asciiTheme="majorHAnsi" w:eastAsia="Times New Roman" w:hAnsiTheme="majorHAnsi" w:cstheme="majorHAnsi"/>
          <w:bCs/>
          <w:sz w:val="24"/>
        </w:rPr>
        <w:t xml:space="preserve"> của lớp cao hơn. </w:t>
      </w:r>
    </w:p>
    <w:p w14:paraId="716110AB" w14:textId="77777777" w:rsidR="00AF7273" w:rsidRDefault="00AF7273" w:rsidP="004605B6">
      <w:pPr>
        <w:pStyle w:val="ListParagraph"/>
        <w:numPr>
          <w:ilvl w:val="0"/>
          <w:numId w:val="22"/>
        </w:numPr>
        <w:spacing w:after="0" w:line="276" w:lineRule="auto"/>
        <w:jc w:val="both"/>
        <w:rPr>
          <w:rFonts w:asciiTheme="majorHAnsi" w:eastAsia="Times New Roman" w:hAnsiTheme="majorHAnsi" w:cstheme="majorHAnsi"/>
          <w:bCs/>
          <w:sz w:val="24"/>
        </w:rPr>
      </w:pPr>
      <w:r w:rsidRPr="00AF7273">
        <w:rPr>
          <w:rFonts w:asciiTheme="majorHAnsi" w:eastAsia="Times New Roman" w:hAnsiTheme="majorHAnsi" w:cstheme="majorHAnsi"/>
          <w:bCs/>
          <w:sz w:val="24"/>
        </w:rPr>
        <w:t xml:space="preserve">UE dự kiến sẽ không nhận được CSI-RS và DM-RS trên cùng các thành phần tài nguyên. </w:t>
      </w:r>
    </w:p>
    <w:p w14:paraId="2D536BFF" w14:textId="2CC056C8" w:rsidR="008F21B6" w:rsidRDefault="00523BEE" w:rsidP="004605B6">
      <w:pPr>
        <w:pStyle w:val="ListParagraph"/>
        <w:numPr>
          <w:ilvl w:val="0"/>
          <w:numId w:val="22"/>
        </w:numPr>
        <w:spacing w:after="0" w:line="276" w:lineRule="auto"/>
        <w:jc w:val="both"/>
        <w:rPr>
          <w:rFonts w:asciiTheme="majorHAnsi" w:eastAsia="Times New Roman" w:hAnsiTheme="majorHAnsi" w:cstheme="majorHAnsi"/>
          <w:bCs/>
          <w:sz w:val="24"/>
        </w:rPr>
      </w:pPr>
      <w:r w:rsidRPr="001C1ED6">
        <w:rPr>
          <w:rFonts w:asciiTheme="majorHAnsi" w:eastAsia="Times New Roman" w:hAnsiTheme="majorHAnsi" w:cstheme="majorHAnsi"/>
          <w:bCs/>
          <w:sz w:val="24"/>
        </w:rPr>
        <w:t xml:space="preserve">UE sẽ giả sử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β</m:t>
            </m:r>
          </m:e>
          <m:sub>
            <m:r>
              <w:rPr>
                <w:rFonts w:ascii="Cambria Math" w:eastAsia="Times New Roman" w:hAnsi="Cambria Math" w:cs="Times New Roman"/>
                <w:sz w:val="24"/>
              </w:rPr>
              <m:t>CSIRS</m:t>
            </m:r>
          </m:sub>
        </m:sSub>
        <m:r>
          <w:rPr>
            <w:rFonts w:ascii="Cambria Math" w:eastAsia="Times New Roman" w:hAnsi="Cambria Math" w:cs="Times New Roman"/>
            <w:sz w:val="24"/>
          </w:rPr>
          <m:t>&gt;0</m:t>
        </m:r>
      </m:oMath>
      <w:r w:rsidRPr="001C1ED6">
        <w:rPr>
          <w:rFonts w:asciiTheme="majorHAnsi" w:eastAsia="Times New Roman" w:hAnsiTheme="majorHAnsi" w:cstheme="majorHAnsi"/>
          <w:bCs/>
          <w:sz w:val="24"/>
        </w:rPr>
        <w:t xml:space="preserve"> đối với CSI-RS công suất khác 0 trong đó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β</m:t>
            </m:r>
          </m:e>
          <m:sub>
            <m:r>
              <w:rPr>
                <w:rFonts w:ascii="Cambria Math" w:eastAsia="Times New Roman" w:hAnsi="Cambria Math" w:cs="Times New Roman"/>
                <w:sz w:val="24"/>
              </w:rPr>
              <m:t>CSIRS</m:t>
            </m:r>
          </m:sub>
        </m:sSub>
      </m:oMath>
      <w:r w:rsidRPr="001C1ED6">
        <w:rPr>
          <w:rFonts w:asciiTheme="majorHAnsi" w:eastAsia="Times New Roman" w:hAnsiTheme="majorHAnsi" w:cstheme="majorHAnsi"/>
          <w:bCs/>
          <w:sz w:val="24"/>
        </w:rPr>
        <w:t xml:space="preserve"> được chọn sao cho độ lệch công suất được chỉ định bởi tham số </w:t>
      </w:r>
      <w:r w:rsidRPr="00AF7273">
        <w:rPr>
          <w:rFonts w:asciiTheme="majorHAnsi" w:eastAsia="Times New Roman" w:hAnsiTheme="majorHAnsi" w:cstheme="majorHAnsi"/>
          <w:bCs/>
          <w:i/>
          <w:iCs/>
          <w:sz w:val="24"/>
        </w:rPr>
        <w:t>powerControlOffsetSS</w:t>
      </w:r>
      <w:r w:rsidRPr="001C1ED6">
        <w:rPr>
          <w:rFonts w:asciiTheme="majorHAnsi" w:eastAsia="Times New Roman" w:hAnsiTheme="majorHAnsi" w:cstheme="majorHAnsi"/>
          <w:bCs/>
          <w:sz w:val="24"/>
        </w:rPr>
        <w:t xml:space="preserve"> lớp cao hơn trong IE </w:t>
      </w:r>
      <w:r w:rsidRPr="00AF7273">
        <w:rPr>
          <w:rFonts w:asciiTheme="majorHAnsi" w:eastAsia="Times New Roman" w:hAnsiTheme="majorHAnsi" w:cstheme="majorHAnsi"/>
          <w:bCs/>
          <w:i/>
          <w:iCs/>
          <w:sz w:val="24"/>
        </w:rPr>
        <w:t>NZP-CSI-RS-Resource</w:t>
      </w:r>
      <w:r w:rsidRPr="001C1ED6">
        <w:rPr>
          <w:rFonts w:asciiTheme="majorHAnsi" w:eastAsia="Times New Roman" w:hAnsiTheme="majorHAnsi" w:cstheme="majorHAnsi"/>
          <w:bCs/>
          <w:sz w:val="24"/>
        </w:rPr>
        <w:t>, nếu được cung cấp, sẽ được đáp ứng</w:t>
      </w:r>
    </w:p>
    <w:p w14:paraId="0D22FF37" w14:textId="77777777" w:rsidR="008A297C" w:rsidRDefault="00AF7273" w:rsidP="004605B6">
      <w:pPr>
        <w:pStyle w:val="ListParagraph"/>
        <w:numPr>
          <w:ilvl w:val="0"/>
          <w:numId w:val="22"/>
        </w:num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 xml:space="preserve">Các giá trị </w:t>
      </w:r>
      <w:r w:rsidRPr="00AF7273">
        <w:rPr>
          <w:rFonts w:asciiTheme="majorHAnsi" w:eastAsia="Times New Roman" w:hAnsiTheme="majorHAnsi" w:cstheme="majorHAnsi"/>
          <w:bCs/>
          <w:i/>
          <w:iCs/>
          <w:sz w:val="24"/>
        </w:rPr>
        <w:t>k’, l’,</w:t>
      </w:r>
      <w:r>
        <w:rPr>
          <w:rFonts w:asciiTheme="majorHAnsi" w:eastAsia="Times New Roman" w:hAnsiTheme="majorHAnsi" w:cstheme="majorHAnsi"/>
          <w:bCs/>
          <w:sz w:val="24"/>
        </w:rPr>
        <w:t xml:space="preserve">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f</m:t>
            </m:r>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k</m:t>
                </m:r>
              </m:e>
              <m:sup>
                <m:r>
                  <w:rPr>
                    <w:rFonts w:ascii="Cambria Math" w:eastAsia="Times New Roman" w:hAnsi="Cambria Math" w:cs="Times New Roman"/>
                    <w:sz w:val="24"/>
                  </w:rPr>
                  <m:t>'</m:t>
                </m:r>
              </m:sup>
            </m:sSup>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t</m:t>
            </m:r>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e>
        </m:d>
      </m:oMath>
      <w:r>
        <w:rPr>
          <w:rFonts w:asciiTheme="majorHAnsi" w:eastAsia="Times New Roman" w:hAnsiTheme="majorHAnsi" w:cstheme="majorHAnsi"/>
          <w:bCs/>
          <w:sz w:val="24"/>
        </w:rPr>
        <w:t xml:space="preserve"> được cho bởi bảng 7.4.1.5.3-1 tới bảng 7.4.1.5.3-5 </w:t>
      </w:r>
      <w:r w:rsidR="00DF0E33">
        <w:rPr>
          <w:rFonts w:asciiTheme="majorHAnsi" w:eastAsia="Times New Roman" w:hAnsiTheme="majorHAnsi" w:cstheme="majorHAnsi"/>
          <w:bCs/>
          <w:sz w:val="24"/>
        </w:rPr>
        <w:t xml:space="preserve">với mỗi </w:t>
      </w:r>
      <w:r w:rsidR="00DF0E33" w:rsidRPr="008A297C">
        <w:rPr>
          <w:rFonts w:asciiTheme="majorHAnsi" w:eastAsia="Times New Roman" w:hAnsiTheme="majorHAnsi" w:cstheme="majorHAnsi"/>
          <w:bCs/>
          <w:i/>
          <w:iCs/>
          <w:sz w:val="24"/>
        </w:rPr>
        <w:t>(k’, l’)</w:t>
      </w:r>
      <w:r w:rsidR="00DF0E33">
        <w:rPr>
          <w:rFonts w:asciiTheme="majorHAnsi" w:eastAsia="Times New Roman" w:hAnsiTheme="majorHAnsi" w:cstheme="majorHAnsi"/>
          <w:bCs/>
          <w:sz w:val="24"/>
        </w:rPr>
        <w:t xml:space="preserve"> được cho sẵn bởi Bảng 7.4.1.5.3-1 </w:t>
      </w:r>
      <w:r w:rsidR="00DF0E33" w:rsidRPr="00DF0E33">
        <w:rPr>
          <w:rFonts w:asciiTheme="majorHAnsi" w:eastAsia="Times New Roman" w:hAnsiTheme="majorHAnsi" w:cstheme="majorHAnsi"/>
          <w:bCs/>
          <w:sz w:val="24"/>
        </w:rPr>
        <w:t xml:space="preserve">tương ứng với nhóm CDM cỡ 1 (không có CDM) hoặc cỡ 2, 4 hoặc 8. Loại CDM được cung cấp bởi tham số lớp cao hơn </w:t>
      </w:r>
      <w:r w:rsidR="00DF0E33" w:rsidRPr="008A297C">
        <w:rPr>
          <w:rFonts w:asciiTheme="majorHAnsi" w:eastAsia="Times New Roman" w:hAnsiTheme="majorHAnsi" w:cstheme="majorHAnsi"/>
          <w:bCs/>
          <w:i/>
          <w:iCs/>
          <w:sz w:val="24"/>
        </w:rPr>
        <w:t>cdm-Type</w:t>
      </w:r>
      <w:r w:rsidR="00DF0E33" w:rsidRPr="00DF0E33">
        <w:rPr>
          <w:rFonts w:asciiTheme="majorHAnsi" w:eastAsia="Times New Roman" w:hAnsiTheme="majorHAnsi" w:cstheme="majorHAnsi"/>
          <w:bCs/>
          <w:sz w:val="24"/>
        </w:rPr>
        <w:t xml:space="preserve"> trong </w:t>
      </w:r>
      <w:r w:rsidR="00DF0E33" w:rsidRPr="008A297C">
        <w:rPr>
          <w:rFonts w:asciiTheme="majorHAnsi" w:eastAsia="Times New Roman" w:hAnsiTheme="majorHAnsi" w:cstheme="majorHAnsi"/>
          <w:bCs/>
          <w:i/>
          <w:iCs/>
          <w:sz w:val="24"/>
        </w:rPr>
        <w:t>CSI-RS-ResourceMapping IE</w:t>
      </w:r>
      <w:r w:rsidR="00DF0E33" w:rsidRPr="00DF0E33">
        <w:rPr>
          <w:rFonts w:asciiTheme="majorHAnsi" w:eastAsia="Times New Roman" w:hAnsiTheme="majorHAnsi" w:cstheme="majorHAnsi"/>
          <w:bCs/>
          <w:sz w:val="24"/>
        </w:rPr>
        <w:t xml:space="preserve">. Các chỉ số </w:t>
      </w:r>
      <w:r w:rsidR="008A297C" w:rsidRPr="00AF7273">
        <w:rPr>
          <w:rFonts w:asciiTheme="majorHAnsi" w:eastAsia="Times New Roman" w:hAnsiTheme="majorHAnsi" w:cstheme="majorHAnsi"/>
          <w:bCs/>
          <w:i/>
          <w:iCs/>
          <w:sz w:val="24"/>
        </w:rPr>
        <w:t>k’, l’</w:t>
      </w:r>
      <w:r w:rsidR="008A297C">
        <w:rPr>
          <w:rFonts w:asciiTheme="majorHAnsi" w:eastAsia="Times New Roman" w:hAnsiTheme="majorHAnsi" w:cstheme="majorHAnsi"/>
          <w:bCs/>
          <w:i/>
          <w:iCs/>
          <w:sz w:val="24"/>
        </w:rPr>
        <w:t xml:space="preserve"> </w:t>
      </w:r>
      <w:r w:rsidR="00DF0E33" w:rsidRPr="00DF0E33">
        <w:rPr>
          <w:rFonts w:asciiTheme="majorHAnsi" w:eastAsia="Times New Roman" w:hAnsiTheme="majorHAnsi" w:cstheme="majorHAnsi"/>
          <w:bCs/>
          <w:sz w:val="24"/>
        </w:rPr>
        <w:t xml:space="preserve">các phần tử tài nguyên chỉ mục trong một nhóm CDM. </w:t>
      </w:r>
    </w:p>
    <w:p w14:paraId="2B43D023" w14:textId="5F389FBA" w:rsidR="001E4455" w:rsidRDefault="001E4455" w:rsidP="004605B6">
      <w:pPr>
        <w:pStyle w:val="ListParagraph"/>
        <w:numPr>
          <w:ilvl w:val="0"/>
          <w:numId w:val="22"/>
        </w:num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 xml:space="preserve">Time-domian location </w:t>
      </w:r>
      <w:r w:rsidR="008A297C" w:rsidRPr="001E0DB2">
        <w:rPr>
          <w:rFonts w:asciiTheme="majorHAnsi" w:eastAsia="Times New Roman" w:hAnsiTheme="majorHAnsi" w:cstheme="majorHAnsi"/>
          <w:bCs/>
          <w:i/>
          <w:iCs/>
          <w:sz w:val="24"/>
        </w:rPr>
        <w:t>l</w:t>
      </w:r>
      <w:r w:rsidR="008A297C" w:rsidRPr="001E0DB2">
        <w:rPr>
          <w:rFonts w:asciiTheme="majorHAnsi" w:eastAsia="Times New Roman" w:hAnsiTheme="majorHAnsi" w:cstheme="majorHAnsi"/>
          <w:bCs/>
          <w:i/>
          <w:iCs/>
          <w:sz w:val="24"/>
          <w:vertAlign w:val="subscript"/>
        </w:rPr>
        <w:t>0</w:t>
      </w:r>
      <w:r w:rsidR="001E0DB2" w:rsidRPr="001E0DB2">
        <w:rPr>
          <w:rFonts w:asciiTheme="majorHAnsi" w:eastAsia="Times New Roman" w:hAnsiTheme="majorHAnsi" w:cstheme="majorHAnsi"/>
          <w:bCs/>
          <w:i/>
          <w:iCs/>
          <w:sz w:val="24"/>
          <w:vertAlign w:val="subscript"/>
        </w:rPr>
        <w:t xml:space="preserve"> </w:t>
      </w:r>
      <w:r w:rsidR="00DF0E33" w:rsidRPr="001E0DB2">
        <w:rPr>
          <w:rFonts w:ascii="Cambria Math" w:eastAsia="Times New Roman" w:hAnsi="Cambria Math" w:cs="Cambria Math"/>
          <w:bCs/>
          <w:i/>
          <w:iCs/>
          <w:sz w:val="24"/>
        </w:rPr>
        <w:t>∈</w:t>
      </w:r>
      <w:r w:rsidR="00DF0E33" w:rsidRPr="001E0DB2">
        <w:rPr>
          <w:rFonts w:asciiTheme="majorHAnsi" w:eastAsia="Times New Roman" w:hAnsiTheme="majorHAnsi" w:cstheme="majorHAnsi"/>
          <w:bCs/>
          <w:i/>
          <w:iCs/>
          <w:sz w:val="24"/>
        </w:rPr>
        <w:t xml:space="preserve"> </w:t>
      </w:r>
      <w:r w:rsidR="008A297C" w:rsidRPr="001E0DB2">
        <w:rPr>
          <w:rFonts w:asciiTheme="majorHAnsi" w:eastAsia="Times New Roman" w:hAnsiTheme="majorHAnsi" w:cstheme="majorHAnsi"/>
          <w:bCs/>
          <w:i/>
          <w:iCs/>
          <w:sz w:val="24"/>
        </w:rPr>
        <w:t>{</w:t>
      </w:r>
      <w:r w:rsidR="00DF0E33" w:rsidRPr="001E0DB2">
        <w:rPr>
          <w:rFonts w:asciiTheme="majorHAnsi" w:eastAsia="Times New Roman" w:hAnsiTheme="majorHAnsi" w:cstheme="majorHAnsi"/>
          <w:bCs/>
          <w:i/>
          <w:iCs/>
          <w:sz w:val="24"/>
        </w:rPr>
        <w:t xml:space="preserve">0,1, </w:t>
      </w:r>
      <w:r w:rsidR="00DF0E33" w:rsidRPr="001E0DB2">
        <w:rPr>
          <w:rFonts w:ascii="Times New Roman" w:eastAsia="Times New Roman" w:hAnsi="Times New Roman" w:cs="Times New Roman"/>
          <w:bCs/>
          <w:i/>
          <w:iCs/>
          <w:sz w:val="24"/>
        </w:rPr>
        <w:t>…</w:t>
      </w:r>
      <w:r w:rsidR="00DF0E33" w:rsidRPr="001E0DB2">
        <w:rPr>
          <w:rFonts w:asciiTheme="majorHAnsi" w:eastAsia="Times New Roman" w:hAnsiTheme="majorHAnsi" w:cstheme="majorHAnsi"/>
          <w:bCs/>
          <w:i/>
          <w:iCs/>
          <w:sz w:val="24"/>
        </w:rPr>
        <w:t xml:space="preserve"> , </w:t>
      </w:r>
      <w:r w:rsidR="008A297C" w:rsidRPr="001E0DB2">
        <w:rPr>
          <w:rFonts w:asciiTheme="majorHAnsi" w:eastAsia="Times New Roman" w:hAnsiTheme="majorHAnsi" w:cstheme="majorHAnsi"/>
          <w:bCs/>
          <w:i/>
          <w:iCs/>
          <w:sz w:val="24"/>
        </w:rPr>
        <w:t>13}</w:t>
      </w:r>
      <w:r w:rsidR="00DF0E33" w:rsidRPr="00DF0E33">
        <w:rPr>
          <w:rFonts w:asciiTheme="majorHAnsi" w:eastAsia="Times New Roman" w:hAnsiTheme="majorHAnsi" w:cstheme="majorHAnsi"/>
          <w:bCs/>
          <w:sz w:val="24"/>
        </w:rPr>
        <w:t xml:space="preserve"> v</w:t>
      </w:r>
      <w:r w:rsidR="00DF0E33" w:rsidRPr="00DF0E33">
        <w:rPr>
          <w:rFonts w:ascii="Times New Roman" w:eastAsia="Times New Roman" w:hAnsi="Times New Roman" w:cs="Times New Roman"/>
          <w:bCs/>
          <w:sz w:val="24"/>
        </w:rPr>
        <w:t>à</w:t>
      </w:r>
      <w:r w:rsidR="001E0DB2">
        <w:rPr>
          <w:rFonts w:ascii="Times New Roman" w:eastAsia="Times New Roman" w:hAnsi="Times New Roman" w:cs="Times New Roman"/>
          <w:bCs/>
          <w:sz w:val="24"/>
        </w:rPr>
        <w:t xml:space="preserve"> </w:t>
      </w:r>
      <w:r w:rsidR="001E0DB2" w:rsidRPr="001E0DB2">
        <w:rPr>
          <w:rFonts w:asciiTheme="majorHAnsi" w:eastAsia="Times New Roman" w:hAnsiTheme="majorHAnsi" w:cstheme="majorHAnsi"/>
          <w:bCs/>
          <w:i/>
          <w:iCs/>
          <w:sz w:val="24"/>
        </w:rPr>
        <w:t>l</w:t>
      </w:r>
      <w:r w:rsidR="001E0DB2" w:rsidRPr="001E0DB2">
        <w:rPr>
          <w:rFonts w:asciiTheme="majorHAnsi" w:eastAsia="Times New Roman" w:hAnsiTheme="majorHAnsi" w:cstheme="majorHAnsi"/>
          <w:bCs/>
          <w:i/>
          <w:iCs/>
          <w:sz w:val="24"/>
          <w:vertAlign w:val="subscript"/>
        </w:rPr>
        <w:t>1</w:t>
      </w:r>
      <w:r w:rsidR="00DF0E33" w:rsidRPr="001E0DB2">
        <w:rPr>
          <w:rFonts w:asciiTheme="majorHAnsi" w:eastAsia="Times New Roman" w:hAnsiTheme="majorHAnsi" w:cstheme="majorHAnsi"/>
          <w:bCs/>
          <w:i/>
          <w:iCs/>
          <w:sz w:val="24"/>
        </w:rPr>
        <w:t xml:space="preserve"> </w:t>
      </w:r>
      <w:r w:rsidR="00DF0E33" w:rsidRPr="001E0DB2">
        <w:rPr>
          <w:rFonts w:ascii="Cambria Math" w:eastAsia="Times New Roman" w:hAnsi="Cambria Math" w:cs="Cambria Math"/>
          <w:bCs/>
          <w:i/>
          <w:iCs/>
          <w:sz w:val="24"/>
        </w:rPr>
        <w:t>∈</w:t>
      </w:r>
      <w:r w:rsidR="00DF0E33" w:rsidRPr="001E0DB2">
        <w:rPr>
          <w:rFonts w:asciiTheme="majorHAnsi" w:eastAsia="Times New Roman" w:hAnsiTheme="majorHAnsi" w:cstheme="majorHAnsi"/>
          <w:bCs/>
          <w:i/>
          <w:iCs/>
          <w:sz w:val="24"/>
        </w:rPr>
        <w:t xml:space="preserve"> </w:t>
      </w:r>
      <w:r w:rsidR="001E0DB2" w:rsidRPr="001E0DB2">
        <w:rPr>
          <w:rFonts w:asciiTheme="majorHAnsi" w:eastAsia="Times New Roman" w:hAnsiTheme="majorHAnsi" w:cstheme="majorHAnsi"/>
          <w:bCs/>
          <w:i/>
          <w:iCs/>
          <w:sz w:val="24"/>
        </w:rPr>
        <w:t>{</w:t>
      </w:r>
      <w:r w:rsidR="00DF0E33" w:rsidRPr="001E0DB2">
        <w:rPr>
          <w:rFonts w:asciiTheme="majorHAnsi" w:eastAsia="Times New Roman" w:hAnsiTheme="majorHAnsi" w:cstheme="majorHAnsi"/>
          <w:bCs/>
          <w:i/>
          <w:iCs/>
          <w:sz w:val="24"/>
        </w:rPr>
        <w:t xml:space="preserve">2, 3, </w:t>
      </w:r>
      <w:r w:rsidR="00DF0E33" w:rsidRPr="001E0DB2">
        <w:rPr>
          <w:rFonts w:ascii="Times New Roman" w:eastAsia="Times New Roman" w:hAnsi="Times New Roman" w:cs="Times New Roman"/>
          <w:bCs/>
          <w:i/>
          <w:iCs/>
          <w:sz w:val="24"/>
        </w:rPr>
        <w:t>…</w:t>
      </w:r>
      <w:r w:rsidR="00DF0E33" w:rsidRPr="001E0DB2">
        <w:rPr>
          <w:rFonts w:asciiTheme="majorHAnsi" w:eastAsia="Times New Roman" w:hAnsiTheme="majorHAnsi" w:cstheme="majorHAnsi"/>
          <w:bCs/>
          <w:i/>
          <w:iCs/>
          <w:sz w:val="24"/>
        </w:rPr>
        <w:t xml:space="preserve"> , </w:t>
      </w:r>
      <w:r w:rsidR="001E0DB2" w:rsidRPr="001E0DB2">
        <w:rPr>
          <w:rFonts w:asciiTheme="majorHAnsi" w:eastAsia="Times New Roman" w:hAnsiTheme="majorHAnsi" w:cstheme="majorHAnsi"/>
          <w:bCs/>
          <w:i/>
          <w:iCs/>
          <w:sz w:val="24"/>
        </w:rPr>
        <w:t>12}</w:t>
      </w:r>
      <w:r w:rsidR="00DF0E33" w:rsidRPr="00DF0E33">
        <w:rPr>
          <w:rFonts w:asciiTheme="majorHAnsi" w:eastAsia="Times New Roman" w:hAnsiTheme="majorHAnsi" w:cstheme="majorHAnsi"/>
          <w:bCs/>
          <w:sz w:val="24"/>
        </w:rPr>
        <w:t xml:space="preserve"> </w:t>
      </w:r>
      <w:r w:rsidR="00DF0E33" w:rsidRPr="00DF0E33">
        <w:rPr>
          <w:rFonts w:ascii="Times New Roman" w:eastAsia="Times New Roman" w:hAnsi="Times New Roman" w:cs="Times New Roman"/>
          <w:bCs/>
          <w:sz w:val="24"/>
        </w:rPr>
        <w:t>đượ</w:t>
      </w:r>
      <w:r w:rsidR="00DF0E33" w:rsidRPr="00DF0E33">
        <w:rPr>
          <w:rFonts w:asciiTheme="majorHAnsi" w:eastAsia="Times New Roman" w:hAnsiTheme="majorHAnsi" w:cstheme="majorHAnsi"/>
          <w:bCs/>
          <w:sz w:val="24"/>
        </w:rPr>
        <w:t>c cung c</w:t>
      </w:r>
      <w:r w:rsidR="00DF0E33" w:rsidRPr="00DF0E33">
        <w:rPr>
          <w:rFonts w:ascii="Times New Roman" w:eastAsia="Times New Roman" w:hAnsi="Times New Roman" w:cs="Times New Roman"/>
          <w:bCs/>
          <w:sz w:val="24"/>
        </w:rPr>
        <w:t>ấ</w:t>
      </w:r>
      <w:r w:rsidR="00DF0E33" w:rsidRPr="00DF0E33">
        <w:rPr>
          <w:rFonts w:asciiTheme="majorHAnsi" w:eastAsia="Times New Roman" w:hAnsiTheme="majorHAnsi" w:cstheme="majorHAnsi"/>
          <w:bCs/>
          <w:sz w:val="24"/>
        </w:rPr>
        <w:t xml:space="preserve">p </w:t>
      </w:r>
      <w:r w:rsidR="001E0DB2">
        <w:rPr>
          <w:rFonts w:asciiTheme="majorHAnsi" w:eastAsia="Times New Roman" w:hAnsiTheme="majorHAnsi" w:cstheme="majorHAnsi"/>
          <w:bCs/>
          <w:sz w:val="24"/>
        </w:rPr>
        <w:t>bởilaanf lượt</w:t>
      </w:r>
      <w:r w:rsidR="00DF0E33" w:rsidRPr="00DF0E33">
        <w:rPr>
          <w:rFonts w:asciiTheme="majorHAnsi" w:eastAsia="Times New Roman" w:hAnsiTheme="majorHAnsi" w:cstheme="majorHAnsi"/>
          <w:bCs/>
          <w:sz w:val="24"/>
        </w:rPr>
        <w:t xml:space="preserve"> c</w:t>
      </w:r>
      <w:r w:rsidR="00DF0E33" w:rsidRPr="00DF0E33">
        <w:rPr>
          <w:rFonts w:ascii="Times New Roman" w:eastAsia="Times New Roman" w:hAnsi="Times New Roman" w:cs="Times New Roman"/>
          <w:bCs/>
          <w:sz w:val="24"/>
        </w:rPr>
        <w:t>á</w:t>
      </w:r>
      <w:r w:rsidR="00DF0E33" w:rsidRPr="00DF0E33">
        <w:rPr>
          <w:rFonts w:asciiTheme="majorHAnsi" w:eastAsia="Times New Roman" w:hAnsiTheme="majorHAnsi" w:cstheme="majorHAnsi"/>
          <w:bCs/>
          <w:sz w:val="24"/>
        </w:rPr>
        <w:t>c tham s</w:t>
      </w:r>
      <w:r w:rsidR="00DF0E33" w:rsidRPr="00DF0E33">
        <w:rPr>
          <w:rFonts w:ascii="Times New Roman" w:eastAsia="Times New Roman" w:hAnsi="Times New Roman" w:cs="Times New Roman"/>
          <w:bCs/>
          <w:sz w:val="24"/>
        </w:rPr>
        <w:t>ố</w:t>
      </w:r>
      <w:r w:rsidR="00DF0E33" w:rsidRPr="00DF0E33">
        <w:rPr>
          <w:rFonts w:asciiTheme="majorHAnsi" w:eastAsia="Times New Roman" w:hAnsiTheme="majorHAnsi" w:cstheme="majorHAnsi"/>
          <w:bCs/>
          <w:sz w:val="24"/>
        </w:rPr>
        <w:t xml:space="preserve"> l</w:t>
      </w:r>
      <w:r w:rsidR="00DF0E33" w:rsidRPr="00DF0E33">
        <w:rPr>
          <w:rFonts w:ascii="Times New Roman" w:eastAsia="Times New Roman" w:hAnsi="Times New Roman" w:cs="Times New Roman"/>
          <w:bCs/>
          <w:sz w:val="24"/>
        </w:rPr>
        <w:t>ớ</w:t>
      </w:r>
      <w:r w:rsidR="00DF0E33" w:rsidRPr="00DF0E33">
        <w:rPr>
          <w:rFonts w:asciiTheme="majorHAnsi" w:eastAsia="Times New Roman" w:hAnsiTheme="majorHAnsi" w:cstheme="majorHAnsi"/>
          <w:bCs/>
          <w:sz w:val="24"/>
        </w:rPr>
        <w:t>p cao h</w:t>
      </w:r>
      <w:r w:rsidR="00DF0E33" w:rsidRPr="00DF0E33">
        <w:rPr>
          <w:rFonts w:ascii="Times New Roman" w:eastAsia="Times New Roman" w:hAnsi="Times New Roman" w:cs="Times New Roman"/>
          <w:bCs/>
          <w:sz w:val="24"/>
        </w:rPr>
        <w:t>ơ</w:t>
      </w:r>
      <w:r w:rsidR="00DF0E33" w:rsidRPr="00DF0E33">
        <w:rPr>
          <w:rFonts w:asciiTheme="majorHAnsi" w:eastAsia="Times New Roman" w:hAnsiTheme="majorHAnsi" w:cstheme="majorHAnsi"/>
          <w:bCs/>
          <w:sz w:val="24"/>
        </w:rPr>
        <w:t xml:space="preserve">n </w:t>
      </w:r>
      <w:r w:rsidR="00DF0E33" w:rsidRPr="001E4455">
        <w:rPr>
          <w:rFonts w:asciiTheme="majorHAnsi" w:eastAsia="Times New Roman" w:hAnsiTheme="majorHAnsi" w:cstheme="majorHAnsi"/>
          <w:bCs/>
          <w:i/>
          <w:iCs/>
          <w:sz w:val="24"/>
        </w:rPr>
        <w:t>firstOFDMSymbolInTimeDomain</w:t>
      </w:r>
      <w:r w:rsidR="00DF0E33" w:rsidRPr="00DF0E33">
        <w:rPr>
          <w:rFonts w:asciiTheme="majorHAnsi" w:eastAsia="Times New Roman" w:hAnsiTheme="majorHAnsi" w:cstheme="majorHAnsi"/>
          <w:bCs/>
          <w:sz w:val="24"/>
        </w:rPr>
        <w:t xml:space="preserve"> v</w:t>
      </w:r>
      <w:r w:rsidR="00DF0E33" w:rsidRPr="00DF0E33">
        <w:rPr>
          <w:rFonts w:ascii="Times New Roman" w:eastAsia="Times New Roman" w:hAnsi="Times New Roman" w:cs="Times New Roman"/>
          <w:bCs/>
          <w:sz w:val="24"/>
        </w:rPr>
        <w:t>à</w:t>
      </w:r>
      <w:r w:rsidR="00DF0E33" w:rsidRPr="00DF0E33">
        <w:rPr>
          <w:rFonts w:asciiTheme="majorHAnsi" w:eastAsia="Times New Roman" w:hAnsiTheme="majorHAnsi" w:cstheme="majorHAnsi"/>
          <w:bCs/>
          <w:sz w:val="24"/>
        </w:rPr>
        <w:t xml:space="preserve"> </w:t>
      </w:r>
      <w:r w:rsidR="00DF0E33" w:rsidRPr="001E4455">
        <w:rPr>
          <w:rFonts w:asciiTheme="majorHAnsi" w:eastAsia="Times New Roman" w:hAnsiTheme="majorHAnsi" w:cstheme="majorHAnsi"/>
          <w:bCs/>
          <w:i/>
          <w:iCs/>
          <w:sz w:val="24"/>
        </w:rPr>
        <w:t>firstOFDMSymbolInTimeDomain2</w:t>
      </w:r>
      <w:r w:rsidR="00DF0E33" w:rsidRPr="00DF0E33">
        <w:rPr>
          <w:rFonts w:asciiTheme="majorHAnsi" w:eastAsia="Times New Roman" w:hAnsiTheme="majorHAnsi" w:cstheme="majorHAnsi"/>
          <w:bCs/>
          <w:sz w:val="24"/>
        </w:rPr>
        <w:t>,</w:t>
      </w:r>
      <w:r>
        <w:rPr>
          <w:rFonts w:asciiTheme="majorHAnsi" w:eastAsia="Times New Roman" w:hAnsiTheme="majorHAnsi" w:cstheme="majorHAnsi"/>
          <w:bCs/>
          <w:sz w:val="24"/>
        </w:rPr>
        <w:t xml:space="preserve"> </w:t>
      </w:r>
      <w:r w:rsidR="00DF0E33" w:rsidRPr="00DF0E33">
        <w:rPr>
          <w:rFonts w:asciiTheme="majorHAnsi" w:eastAsia="Times New Roman" w:hAnsiTheme="majorHAnsi" w:cstheme="majorHAnsi"/>
          <w:bCs/>
          <w:sz w:val="24"/>
        </w:rPr>
        <w:t>trong CSI-</w:t>
      </w:r>
      <w:r w:rsidR="00DF0E33" w:rsidRPr="001E4455">
        <w:rPr>
          <w:rFonts w:asciiTheme="majorHAnsi" w:eastAsia="Times New Roman" w:hAnsiTheme="majorHAnsi" w:cstheme="majorHAnsi"/>
          <w:bCs/>
          <w:i/>
          <w:iCs/>
          <w:sz w:val="24"/>
        </w:rPr>
        <w:t>RSResourceMapping</w:t>
      </w:r>
      <w:r w:rsidR="00DF0E33" w:rsidRPr="00DF0E33">
        <w:rPr>
          <w:rFonts w:asciiTheme="majorHAnsi" w:eastAsia="Times New Roman" w:hAnsiTheme="majorHAnsi" w:cstheme="majorHAnsi"/>
          <w:bCs/>
          <w:sz w:val="24"/>
        </w:rPr>
        <w:t xml:space="preserve"> IE ho</w:t>
      </w:r>
      <w:r w:rsidR="00DF0E33" w:rsidRPr="00DF0E33">
        <w:rPr>
          <w:rFonts w:ascii="Times New Roman" w:eastAsia="Times New Roman" w:hAnsi="Times New Roman" w:cs="Times New Roman"/>
          <w:bCs/>
          <w:sz w:val="24"/>
        </w:rPr>
        <w:t>ặ</w:t>
      </w:r>
      <w:r w:rsidR="00DF0E33" w:rsidRPr="00DF0E33">
        <w:rPr>
          <w:rFonts w:asciiTheme="majorHAnsi" w:eastAsia="Times New Roman" w:hAnsiTheme="majorHAnsi" w:cstheme="majorHAnsi"/>
          <w:bCs/>
          <w:sz w:val="24"/>
        </w:rPr>
        <w:t xml:space="preserve">c </w:t>
      </w:r>
      <w:r w:rsidR="00DF0E33" w:rsidRPr="001E4455">
        <w:rPr>
          <w:rFonts w:asciiTheme="majorHAnsi" w:eastAsia="Times New Roman" w:hAnsiTheme="majorHAnsi" w:cstheme="majorHAnsi"/>
          <w:bCs/>
          <w:i/>
          <w:iCs/>
          <w:sz w:val="24"/>
        </w:rPr>
        <w:t>CSI-RS-ResourceConfigMobility</w:t>
      </w:r>
      <w:r w:rsidR="00DF0E33" w:rsidRPr="00DF0E33">
        <w:rPr>
          <w:rFonts w:asciiTheme="majorHAnsi" w:eastAsia="Times New Roman" w:hAnsiTheme="majorHAnsi" w:cstheme="majorHAnsi"/>
          <w:bCs/>
          <w:sz w:val="24"/>
        </w:rPr>
        <w:t xml:space="preserve"> IE v</w:t>
      </w:r>
      <w:r w:rsidR="00DF0E33" w:rsidRPr="00DF0E33">
        <w:rPr>
          <w:rFonts w:ascii="Times New Roman" w:eastAsia="Times New Roman" w:hAnsi="Times New Roman" w:cs="Times New Roman"/>
          <w:bCs/>
          <w:sz w:val="24"/>
        </w:rPr>
        <w:t>à</w:t>
      </w:r>
      <w:r w:rsidR="00DF0E33" w:rsidRPr="00DF0E33">
        <w:rPr>
          <w:rFonts w:asciiTheme="majorHAnsi" w:eastAsia="Times New Roman" w:hAnsiTheme="majorHAnsi" w:cstheme="majorHAnsi"/>
          <w:bCs/>
          <w:sz w:val="24"/>
        </w:rPr>
        <w:t xml:space="preserve"> </w:t>
      </w:r>
      <w:r w:rsidR="00DF0E33" w:rsidRPr="00DF0E33">
        <w:rPr>
          <w:rFonts w:ascii="Times New Roman" w:eastAsia="Times New Roman" w:hAnsi="Times New Roman" w:cs="Times New Roman"/>
          <w:bCs/>
          <w:sz w:val="24"/>
        </w:rPr>
        <w:t>đượ</w:t>
      </w:r>
      <w:r w:rsidR="00DF0E33" w:rsidRPr="00DF0E33">
        <w:rPr>
          <w:rFonts w:asciiTheme="majorHAnsi" w:eastAsia="Times New Roman" w:hAnsiTheme="majorHAnsi" w:cstheme="majorHAnsi"/>
          <w:bCs/>
          <w:sz w:val="24"/>
        </w:rPr>
        <w:t>c x</w:t>
      </w:r>
      <w:r w:rsidR="00DF0E33" w:rsidRPr="00DF0E33">
        <w:rPr>
          <w:rFonts w:ascii="Times New Roman" w:eastAsia="Times New Roman" w:hAnsi="Times New Roman" w:cs="Times New Roman"/>
          <w:bCs/>
          <w:sz w:val="24"/>
        </w:rPr>
        <w:t>á</w:t>
      </w:r>
      <w:r w:rsidR="00DF0E33" w:rsidRPr="00DF0E33">
        <w:rPr>
          <w:rFonts w:asciiTheme="majorHAnsi" w:eastAsia="Times New Roman" w:hAnsiTheme="majorHAnsi" w:cstheme="majorHAnsi"/>
          <w:bCs/>
          <w:sz w:val="24"/>
        </w:rPr>
        <w:t xml:space="preserve">c </w:t>
      </w:r>
      <w:r w:rsidR="00DF0E33" w:rsidRPr="00DF0E33">
        <w:rPr>
          <w:rFonts w:ascii="Times New Roman" w:eastAsia="Times New Roman" w:hAnsi="Times New Roman" w:cs="Times New Roman"/>
          <w:bCs/>
          <w:sz w:val="24"/>
        </w:rPr>
        <w:t>đị</w:t>
      </w:r>
      <w:r w:rsidR="00DF0E33" w:rsidRPr="00DF0E33">
        <w:rPr>
          <w:rFonts w:asciiTheme="majorHAnsi" w:eastAsia="Times New Roman" w:hAnsiTheme="majorHAnsi" w:cstheme="majorHAnsi"/>
          <w:bCs/>
          <w:sz w:val="24"/>
        </w:rPr>
        <w:t>nh li</w:t>
      </w:r>
      <w:r w:rsidR="00DF0E33" w:rsidRPr="00DF0E33">
        <w:rPr>
          <w:rFonts w:ascii="Times New Roman" w:eastAsia="Times New Roman" w:hAnsi="Times New Roman" w:cs="Times New Roman"/>
          <w:bCs/>
          <w:sz w:val="24"/>
        </w:rPr>
        <w:t>ê</w:t>
      </w:r>
      <w:r w:rsidR="00DF0E33" w:rsidRPr="00DF0E33">
        <w:rPr>
          <w:rFonts w:asciiTheme="majorHAnsi" w:eastAsia="Times New Roman" w:hAnsiTheme="majorHAnsi" w:cstheme="majorHAnsi"/>
          <w:bCs/>
          <w:sz w:val="24"/>
        </w:rPr>
        <w:t xml:space="preserve">n quan </w:t>
      </w:r>
      <w:r w:rsidR="00DF0E33" w:rsidRPr="00DF0E33">
        <w:rPr>
          <w:rFonts w:ascii="Times New Roman" w:eastAsia="Times New Roman" w:hAnsi="Times New Roman" w:cs="Times New Roman"/>
          <w:bCs/>
          <w:sz w:val="24"/>
        </w:rPr>
        <w:t>đế</w:t>
      </w:r>
      <w:r w:rsidR="00DF0E33" w:rsidRPr="00DF0E33">
        <w:rPr>
          <w:rFonts w:asciiTheme="majorHAnsi" w:eastAsia="Times New Roman" w:hAnsiTheme="majorHAnsi" w:cstheme="majorHAnsi"/>
          <w:bCs/>
          <w:sz w:val="24"/>
        </w:rPr>
        <w:t xml:space="preserve">n </w:t>
      </w:r>
      <w:r w:rsidR="00DF0E33" w:rsidRPr="00DF0E33">
        <w:rPr>
          <w:rFonts w:ascii="Times New Roman" w:eastAsia="Times New Roman" w:hAnsi="Times New Roman" w:cs="Times New Roman"/>
          <w:bCs/>
          <w:sz w:val="24"/>
        </w:rPr>
        <w:t>đ</w:t>
      </w:r>
      <w:r w:rsidR="00DF0E33" w:rsidRPr="00DF0E33">
        <w:rPr>
          <w:rFonts w:asciiTheme="majorHAnsi" w:eastAsia="Times New Roman" w:hAnsiTheme="majorHAnsi" w:cstheme="majorHAnsi"/>
          <w:bCs/>
          <w:sz w:val="24"/>
        </w:rPr>
        <w:t>i</w:t>
      </w:r>
      <w:r w:rsidR="00DF0E33" w:rsidRPr="00DF0E33">
        <w:rPr>
          <w:rFonts w:ascii="Times New Roman" w:eastAsia="Times New Roman" w:hAnsi="Times New Roman" w:cs="Times New Roman"/>
          <w:bCs/>
          <w:sz w:val="24"/>
        </w:rPr>
        <w:t>ể</w:t>
      </w:r>
      <w:r w:rsidR="00DF0E33" w:rsidRPr="00DF0E33">
        <w:rPr>
          <w:rFonts w:asciiTheme="majorHAnsi" w:eastAsia="Times New Roman" w:hAnsiTheme="majorHAnsi" w:cstheme="majorHAnsi"/>
          <w:bCs/>
          <w:sz w:val="24"/>
        </w:rPr>
        <w:t>m b</w:t>
      </w:r>
      <w:r w:rsidR="00DF0E33" w:rsidRPr="00DF0E33">
        <w:rPr>
          <w:rFonts w:ascii="Times New Roman" w:eastAsia="Times New Roman" w:hAnsi="Times New Roman" w:cs="Times New Roman"/>
          <w:bCs/>
          <w:sz w:val="24"/>
        </w:rPr>
        <w:t>ắ</w:t>
      </w:r>
      <w:r w:rsidR="00DF0E33" w:rsidRPr="00DF0E33">
        <w:rPr>
          <w:rFonts w:asciiTheme="majorHAnsi" w:eastAsia="Times New Roman" w:hAnsiTheme="majorHAnsi" w:cstheme="majorHAnsi"/>
          <w:bCs/>
          <w:sz w:val="24"/>
        </w:rPr>
        <w:t xml:space="preserve">t </w:t>
      </w:r>
      <w:r w:rsidR="00DF0E33" w:rsidRPr="00DF0E33">
        <w:rPr>
          <w:rFonts w:ascii="Times New Roman" w:eastAsia="Times New Roman" w:hAnsi="Times New Roman" w:cs="Times New Roman"/>
          <w:bCs/>
          <w:sz w:val="24"/>
        </w:rPr>
        <w:t>đầ</w:t>
      </w:r>
      <w:r w:rsidR="00DF0E33" w:rsidRPr="00DF0E33">
        <w:rPr>
          <w:rFonts w:asciiTheme="majorHAnsi" w:eastAsia="Times New Roman" w:hAnsiTheme="majorHAnsi" w:cstheme="majorHAnsi"/>
          <w:bCs/>
          <w:sz w:val="24"/>
        </w:rPr>
        <w:t>u của một vị trí. Vị trí miền tần số được cung cấp bởi một bitmap</w:t>
      </w:r>
    </w:p>
    <w:p w14:paraId="46B6C28F" w14:textId="40D6A5FE" w:rsidR="00AF7273" w:rsidRDefault="00DF0E33" w:rsidP="004605B6">
      <w:pPr>
        <w:pStyle w:val="ListParagraph"/>
        <w:numPr>
          <w:ilvl w:val="0"/>
          <w:numId w:val="22"/>
        </w:numPr>
        <w:spacing w:after="0" w:line="276" w:lineRule="auto"/>
        <w:jc w:val="both"/>
        <w:rPr>
          <w:rFonts w:asciiTheme="majorHAnsi" w:eastAsia="Times New Roman" w:hAnsiTheme="majorHAnsi" w:cstheme="majorHAnsi"/>
          <w:bCs/>
          <w:sz w:val="24"/>
        </w:rPr>
      </w:pPr>
      <w:r w:rsidRPr="00DF0E33">
        <w:rPr>
          <w:rFonts w:asciiTheme="majorHAnsi" w:eastAsia="Times New Roman" w:hAnsiTheme="majorHAnsi" w:cstheme="majorHAnsi"/>
          <w:bCs/>
          <w:sz w:val="24"/>
        </w:rPr>
        <w:t xml:space="preserve"> </w:t>
      </w:r>
      <w:r w:rsidR="001E4455">
        <w:rPr>
          <w:rFonts w:asciiTheme="majorHAnsi" w:eastAsia="Times New Roman" w:hAnsiTheme="majorHAnsi" w:cstheme="majorHAnsi"/>
          <w:bCs/>
          <w:sz w:val="24"/>
        </w:rPr>
        <w:t xml:space="preserve">Frequency-domian location </w:t>
      </w:r>
      <w:r w:rsidRPr="00DF0E33">
        <w:rPr>
          <w:rFonts w:asciiTheme="majorHAnsi" w:eastAsia="Times New Roman" w:hAnsiTheme="majorHAnsi" w:cstheme="majorHAnsi"/>
          <w:bCs/>
          <w:sz w:val="24"/>
        </w:rPr>
        <w:t xml:space="preserve">được cung cấp bởi tham số lớp cao hơn </w:t>
      </w:r>
      <w:r w:rsidRPr="007755BD">
        <w:rPr>
          <w:rFonts w:asciiTheme="majorHAnsi" w:eastAsia="Times New Roman" w:hAnsiTheme="majorHAnsi" w:cstheme="majorHAnsi"/>
          <w:bCs/>
          <w:i/>
          <w:iCs/>
          <w:sz w:val="24"/>
        </w:rPr>
        <w:t>FrequencyDomainAllocation</w:t>
      </w:r>
      <w:r w:rsidRPr="00DF0E33">
        <w:rPr>
          <w:rFonts w:asciiTheme="majorHAnsi" w:eastAsia="Times New Roman" w:hAnsiTheme="majorHAnsi" w:cstheme="majorHAnsi"/>
          <w:bCs/>
          <w:sz w:val="24"/>
        </w:rPr>
        <w:t xml:space="preserve"> trong CSI-RS-ResourceMapping IE hoặc CSI-RS-ResourceConfigMobility IE với bitmap và giá trị trong Bảng 7.4.1.5.3-1 được đưa ra bởi</w:t>
      </w:r>
    </w:p>
    <w:p w14:paraId="297702F8" w14:textId="2F8023AE" w:rsidR="002B7403" w:rsidRDefault="009850AC" w:rsidP="004605B6">
      <w:pPr>
        <w:pStyle w:val="ListParagraph"/>
        <w:numPr>
          <w:ilvl w:val="1"/>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w:t>
      </w:r>
      <w:r w:rsidR="001340C3">
        <w:rPr>
          <w:rFonts w:asciiTheme="majorHAnsi" w:eastAsia="Times New Roman" w:hAnsiTheme="majorHAnsi" w:cstheme="majorHAnsi"/>
          <w:bCs/>
          <w:sz w:val="24"/>
        </w:rPr>
        <w:t>b</w:t>
      </w:r>
      <w:r w:rsidR="001340C3" w:rsidRPr="002B7403">
        <w:rPr>
          <w:rFonts w:asciiTheme="majorHAnsi" w:eastAsia="Times New Roman" w:hAnsiTheme="majorHAnsi" w:cstheme="majorHAnsi"/>
          <w:bCs/>
          <w:sz w:val="24"/>
          <w:vertAlign w:val="subscript"/>
        </w:rPr>
        <w:t>3</w:t>
      </w:r>
      <w:r w:rsidR="001340C3">
        <w:rPr>
          <w:rFonts w:asciiTheme="majorHAnsi" w:eastAsia="Times New Roman" w:hAnsiTheme="majorHAnsi" w:cstheme="majorHAnsi"/>
          <w:bCs/>
          <w:sz w:val="24"/>
        </w:rPr>
        <w:t>,..,b</w:t>
      </w:r>
      <w:r w:rsidR="001340C3" w:rsidRPr="002B7403">
        <w:rPr>
          <w:rFonts w:asciiTheme="majorHAnsi" w:eastAsia="Times New Roman" w:hAnsiTheme="majorHAnsi" w:cstheme="majorHAnsi"/>
          <w:bCs/>
          <w:sz w:val="24"/>
          <w:vertAlign w:val="subscript"/>
        </w:rPr>
        <w:t>0</w:t>
      </w:r>
      <w:r w:rsidRPr="009850AC">
        <w:rPr>
          <w:rFonts w:asciiTheme="majorHAnsi" w:eastAsia="Times New Roman" w:hAnsiTheme="majorHAnsi" w:cstheme="majorHAnsi"/>
          <w:bCs/>
          <w:sz w:val="24"/>
        </w:rPr>
        <w:t>]</w:t>
      </w:r>
      <w:r w:rsidR="001340C3">
        <w:rPr>
          <w:rFonts w:asciiTheme="majorHAnsi" w:eastAsia="Times New Roman" w:hAnsiTheme="majorHAnsi" w:cstheme="majorHAnsi"/>
          <w:bCs/>
          <w:sz w:val="24"/>
        </w:rPr>
        <w:t>, k</w:t>
      </w:r>
      <w:r w:rsidR="001340C3" w:rsidRPr="002B7403">
        <w:rPr>
          <w:rFonts w:asciiTheme="majorHAnsi" w:eastAsia="Times New Roman" w:hAnsiTheme="majorHAnsi" w:cstheme="majorHAnsi"/>
          <w:bCs/>
          <w:sz w:val="24"/>
          <w:vertAlign w:val="subscript"/>
        </w:rPr>
        <w:t>i-1</w:t>
      </w:r>
      <w:r w:rsidR="007E6887">
        <w:rPr>
          <w:rFonts w:asciiTheme="majorHAnsi" w:eastAsia="Times New Roman" w:hAnsiTheme="majorHAnsi" w:cstheme="majorHAnsi"/>
          <w:bCs/>
          <w:sz w:val="24"/>
          <w:vertAlign w:val="subscript"/>
        </w:rPr>
        <w:t xml:space="preserve"> </w:t>
      </w:r>
      <w:r w:rsidR="001340C3">
        <w:rPr>
          <w:rFonts w:asciiTheme="majorHAnsi" w:eastAsia="Times New Roman" w:hAnsiTheme="majorHAnsi" w:cstheme="majorHAnsi"/>
          <w:bCs/>
          <w:sz w:val="24"/>
        </w:rPr>
        <w:t>=</w:t>
      </w:r>
      <w:r w:rsidR="007E6887">
        <w:rPr>
          <w:rFonts w:asciiTheme="majorHAnsi" w:eastAsia="Times New Roman" w:hAnsiTheme="majorHAnsi" w:cstheme="majorHAnsi"/>
          <w:bCs/>
          <w:sz w:val="24"/>
        </w:rPr>
        <w:t xml:space="preserve"> </w:t>
      </w:r>
      <w:r w:rsidR="001340C3">
        <w:rPr>
          <w:rFonts w:asciiTheme="majorHAnsi" w:eastAsia="Times New Roman" w:hAnsiTheme="majorHAnsi" w:cstheme="majorHAnsi"/>
          <w:bCs/>
          <w:sz w:val="24"/>
        </w:rPr>
        <w:t>f(i)</w:t>
      </w:r>
      <w:r w:rsidRPr="009850AC">
        <w:rPr>
          <w:rFonts w:asciiTheme="majorHAnsi" w:eastAsia="Times New Roman" w:hAnsiTheme="majorHAnsi" w:cstheme="majorHAnsi"/>
          <w:bCs/>
          <w:sz w:val="24"/>
        </w:rPr>
        <w:t xml:space="preserve"> cho hàng 1 của Bảng 7.4.1.5.3-1</w:t>
      </w:r>
    </w:p>
    <w:p w14:paraId="4E4B92F1" w14:textId="45C8C153" w:rsidR="002B7403" w:rsidRDefault="007E6887" w:rsidP="004605B6">
      <w:pPr>
        <w:pStyle w:val="ListParagraph"/>
        <w:numPr>
          <w:ilvl w:val="1"/>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w:t>
      </w:r>
      <w:r>
        <w:rPr>
          <w:rFonts w:asciiTheme="majorHAnsi" w:eastAsia="Times New Roman" w:hAnsiTheme="majorHAnsi" w:cstheme="majorHAnsi"/>
          <w:bCs/>
          <w:sz w:val="24"/>
        </w:rPr>
        <w:t>b</w:t>
      </w:r>
      <w:r w:rsidRPr="007E6887">
        <w:rPr>
          <w:rFonts w:asciiTheme="majorHAnsi" w:eastAsia="Times New Roman" w:hAnsiTheme="majorHAnsi" w:cstheme="majorHAnsi"/>
          <w:bCs/>
          <w:sz w:val="24"/>
          <w:vertAlign w:val="subscript"/>
        </w:rPr>
        <w:t>11</w:t>
      </w:r>
      <w:r>
        <w:rPr>
          <w:rFonts w:asciiTheme="majorHAnsi" w:eastAsia="Times New Roman" w:hAnsiTheme="majorHAnsi" w:cstheme="majorHAnsi"/>
          <w:bCs/>
          <w:sz w:val="24"/>
        </w:rPr>
        <w:t>,..,b</w:t>
      </w:r>
      <w:r w:rsidRPr="002B7403">
        <w:rPr>
          <w:rFonts w:asciiTheme="majorHAnsi" w:eastAsia="Times New Roman" w:hAnsiTheme="majorHAnsi" w:cstheme="majorHAnsi"/>
          <w:bCs/>
          <w:sz w:val="24"/>
          <w:vertAlign w:val="subscript"/>
        </w:rPr>
        <w:t>0</w:t>
      </w:r>
      <w:r w:rsidRPr="009850AC">
        <w:rPr>
          <w:rFonts w:asciiTheme="majorHAnsi" w:eastAsia="Times New Roman" w:hAnsiTheme="majorHAnsi" w:cstheme="majorHAnsi"/>
          <w:bCs/>
          <w:sz w:val="24"/>
        </w:rPr>
        <w:t>]</w:t>
      </w:r>
      <w:r>
        <w:rPr>
          <w:rFonts w:asciiTheme="majorHAnsi" w:eastAsia="Times New Roman" w:hAnsiTheme="majorHAnsi" w:cstheme="majorHAnsi"/>
          <w:bCs/>
          <w:sz w:val="24"/>
        </w:rPr>
        <w:t>, k</w:t>
      </w:r>
      <w:r w:rsidRPr="002B7403">
        <w:rPr>
          <w:rFonts w:asciiTheme="majorHAnsi" w:eastAsia="Times New Roman" w:hAnsiTheme="majorHAnsi" w:cstheme="majorHAnsi"/>
          <w:bCs/>
          <w:sz w:val="24"/>
          <w:vertAlign w:val="subscript"/>
        </w:rPr>
        <w:t>i-1</w:t>
      </w:r>
      <w:r>
        <w:rPr>
          <w:rFonts w:asciiTheme="majorHAnsi" w:eastAsia="Times New Roman" w:hAnsiTheme="majorHAnsi" w:cstheme="majorHAnsi"/>
          <w:bCs/>
          <w:sz w:val="24"/>
          <w:vertAlign w:val="subscript"/>
        </w:rPr>
        <w:t xml:space="preserve"> </w:t>
      </w:r>
      <w:r>
        <w:rPr>
          <w:rFonts w:asciiTheme="majorHAnsi" w:eastAsia="Times New Roman" w:hAnsiTheme="majorHAnsi" w:cstheme="majorHAnsi"/>
          <w:bCs/>
          <w:sz w:val="24"/>
        </w:rPr>
        <w:t>= f(i)</w:t>
      </w:r>
      <w:r w:rsidR="009850AC" w:rsidRPr="009850AC">
        <w:rPr>
          <w:rFonts w:asciiTheme="majorHAnsi" w:eastAsia="Times New Roman" w:hAnsiTheme="majorHAnsi" w:cstheme="majorHAnsi"/>
          <w:bCs/>
          <w:sz w:val="24"/>
        </w:rPr>
        <w:t>cho hàng 2 của Bảng 7.4.1.5.3-1</w:t>
      </w:r>
    </w:p>
    <w:p w14:paraId="71421B6C" w14:textId="1268A20C" w:rsidR="002B7403" w:rsidRDefault="007E6887" w:rsidP="004605B6">
      <w:pPr>
        <w:pStyle w:val="ListParagraph"/>
        <w:numPr>
          <w:ilvl w:val="1"/>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lastRenderedPageBreak/>
        <w:t>[</w:t>
      </w:r>
      <w:r w:rsidR="002A13FC">
        <w:rPr>
          <w:rFonts w:asciiTheme="majorHAnsi" w:eastAsia="Times New Roman" w:hAnsiTheme="majorHAnsi" w:cstheme="majorHAnsi"/>
          <w:bCs/>
          <w:sz w:val="24"/>
        </w:rPr>
        <w:t>b</w:t>
      </w:r>
      <w:r w:rsidR="002A13FC" w:rsidRPr="002A13FC">
        <w:rPr>
          <w:rFonts w:asciiTheme="majorHAnsi" w:eastAsia="Times New Roman" w:hAnsiTheme="majorHAnsi" w:cstheme="majorHAnsi"/>
          <w:bCs/>
          <w:sz w:val="24"/>
          <w:vertAlign w:val="subscript"/>
        </w:rPr>
        <w:t>2</w:t>
      </w:r>
      <w:r>
        <w:rPr>
          <w:rFonts w:asciiTheme="majorHAnsi" w:eastAsia="Times New Roman" w:hAnsiTheme="majorHAnsi" w:cstheme="majorHAnsi"/>
          <w:bCs/>
          <w:sz w:val="24"/>
        </w:rPr>
        <w:t>,..,b</w:t>
      </w:r>
      <w:r w:rsidRPr="002B7403">
        <w:rPr>
          <w:rFonts w:asciiTheme="majorHAnsi" w:eastAsia="Times New Roman" w:hAnsiTheme="majorHAnsi" w:cstheme="majorHAnsi"/>
          <w:bCs/>
          <w:sz w:val="24"/>
          <w:vertAlign w:val="subscript"/>
        </w:rPr>
        <w:t>0</w:t>
      </w:r>
      <w:r w:rsidRPr="009850AC">
        <w:rPr>
          <w:rFonts w:asciiTheme="majorHAnsi" w:eastAsia="Times New Roman" w:hAnsiTheme="majorHAnsi" w:cstheme="majorHAnsi"/>
          <w:bCs/>
          <w:sz w:val="24"/>
        </w:rPr>
        <w:t>]</w:t>
      </w:r>
      <w:r>
        <w:rPr>
          <w:rFonts w:asciiTheme="majorHAnsi" w:eastAsia="Times New Roman" w:hAnsiTheme="majorHAnsi" w:cstheme="majorHAnsi"/>
          <w:bCs/>
          <w:sz w:val="24"/>
        </w:rPr>
        <w:t>, k</w:t>
      </w:r>
      <w:r w:rsidRPr="002B7403">
        <w:rPr>
          <w:rFonts w:asciiTheme="majorHAnsi" w:eastAsia="Times New Roman" w:hAnsiTheme="majorHAnsi" w:cstheme="majorHAnsi"/>
          <w:bCs/>
          <w:sz w:val="24"/>
          <w:vertAlign w:val="subscript"/>
        </w:rPr>
        <w:t>i-1</w:t>
      </w:r>
      <w:r>
        <w:rPr>
          <w:rFonts w:asciiTheme="majorHAnsi" w:eastAsia="Times New Roman" w:hAnsiTheme="majorHAnsi" w:cstheme="majorHAnsi"/>
          <w:bCs/>
          <w:sz w:val="24"/>
          <w:vertAlign w:val="subscript"/>
        </w:rPr>
        <w:t xml:space="preserve"> </w:t>
      </w:r>
      <w:r>
        <w:rPr>
          <w:rFonts w:asciiTheme="majorHAnsi" w:eastAsia="Times New Roman" w:hAnsiTheme="majorHAnsi" w:cstheme="majorHAnsi"/>
          <w:bCs/>
          <w:sz w:val="24"/>
        </w:rPr>
        <w:t>= 4f(i)</w:t>
      </w:r>
      <w:r w:rsidR="009850AC" w:rsidRPr="009850AC">
        <w:rPr>
          <w:rFonts w:asciiTheme="majorHAnsi" w:eastAsia="Times New Roman" w:hAnsiTheme="majorHAnsi" w:cstheme="majorHAnsi"/>
          <w:bCs/>
          <w:sz w:val="24"/>
        </w:rPr>
        <w:t xml:space="preserve"> cho hàng 4 của Bảng 7.4.1.5.3-1</w:t>
      </w:r>
    </w:p>
    <w:p w14:paraId="276898F4" w14:textId="5C72C5D3" w:rsidR="002B7403" w:rsidRDefault="002A13FC" w:rsidP="004605B6">
      <w:pPr>
        <w:pStyle w:val="ListParagraph"/>
        <w:numPr>
          <w:ilvl w:val="1"/>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w:t>
      </w:r>
      <w:r>
        <w:rPr>
          <w:rFonts w:asciiTheme="majorHAnsi" w:eastAsia="Times New Roman" w:hAnsiTheme="majorHAnsi" w:cstheme="majorHAnsi"/>
          <w:bCs/>
          <w:sz w:val="24"/>
        </w:rPr>
        <w:t>b</w:t>
      </w:r>
      <w:r w:rsidRPr="002A13FC">
        <w:rPr>
          <w:rFonts w:asciiTheme="majorHAnsi" w:eastAsia="Times New Roman" w:hAnsiTheme="majorHAnsi" w:cstheme="majorHAnsi"/>
          <w:bCs/>
          <w:sz w:val="24"/>
          <w:vertAlign w:val="subscript"/>
        </w:rPr>
        <w:t>5</w:t>
      </w:r>
      <w:r>
        <w:rPr>
          <w:rFonts w:asciiTheme="majorHAnsi" w:eastAsia="Times New Roman" w:hAnsiTheme="majorHAnsi" w:cstheme="majorHAnsi"/>
          <w:bCs/>
          <w:sz w:val="24"/>
        </w:rPr>
        <w:t>,..,b</w:t>
      </w:r>
      <w:r w:rsidRPr="002B7403">
        <w:rPr>
          <w:rFonts w:asciiTheme="majorHAnsi" w:eastAsia="Times New Roman" w:hAnsiTheme="majorHAnsi" w:cstheme="majorHAnsi"/>
          <w:bCs/>
          <w:sz w:val="24"/>
          <w:vertAlign w:val="subscript"/>
        </w:rPr>
        <w:t>0</w:t>
      </w:r>
      <w:r w:rsidRPr="009850AC">
        <w:rPr>
          <w:rFonts w:asciiTheme="majorHAnsi" w:eastAsia="Times New Roman" w:hAnsiTheme="majorHAnsi" w:cstheme="majorHAnsi"/>
          <w:bCs/>
          <w:sz w:val="24"/>
        </w:rPr>
        <w:t>]</w:t>
      </w:r>
      <w:r>
        <w:rPr>
          <w:rFonts w:asciiTheme="majorHAnsi" w:eastAsia="Times New Roman" w:hAnsiTheme="majorHAnsi" w:cstheme="majorHAnsi"/>
          <w:bCs/>
          <w:sz w:val="24"/>
        </w:rPr>
        <w:t>, k</w:t>
      </w:r>
      <w:r w:rsidRPr="002B7403">
        <w:rPr>
          <w:rFonts w:asciiTheme="majorHAnsi" w:eastAsia="Times New Roman" w:hAnsiTheme="majorHAnsi" w:cstheme="majorHAnsi"/>
          <w:bCs/>
          <w:sz w:val="24"/>
          <w:vertAlign w:val="subscript"/>
        </w:rPr>
        <w:t>i-1</w:t>
      </w:r>
      <w:r>
        <w:rPr>
          <w:rFonts w:asciiTheme="majorHAnsi" w:eastAsia="Times New Roman" w:hAnsiTheme="majorHAnsi" w:cstheme="majorHAnsi"/>
          <w:bCs/>
          <w:sz w:val="24"/>
          <w:vertAlign w:val="subscript"/>
        </w:rPr>
        <w:t xml:space="preserve"> </w:t>
      </w:r>
      <w:r>
        <w:rPr>
          <w:rFonts w:asciiTheme="majorHAnsi" w:eastAsia="Times New Roman" w:hAnsiTheme="majorHAnsi" w:cstheme="majorHAnsi"/>
          <w:bCs/>
          <w:sz w:val="24"/>
        </w:rPr>
        <w:t xml:space="preserve">= 2f(i) </w:t>
      </w:r>
      <w:r w:rsidR="009850AC" w:rsidRPr="009850AC">
        <w:rPr>
          <w:rFonts w:asciiTheme="majorHAnsi" w:eastAsia="Times New Roman" w:hAnsiTheme="majorHAnsi" w:cstheme="majorHAnsi"/>
          <w:bCs/>
          <w:sz w:val="24"/>
        </w:rPr>
        <w:t xml:space="preserve">cho tất cả các trường hợp khác </w:t>
      </w:r>
    </w:p>
    <w:p w14:paraId="2944C9CC" w14:textId="77777777" w:rsidR="00A10D1F" w:rsidRDefault="009850AC" w:rsidP="004605B6">
      <w:pPr>
        <w:spacing w:after="0" w:line="276" w:lineRule="auto"/>
        <w:ind w:left="1080"/>
        <w:jc w:val="both"/>
        <w:rPr>
          <w:rFonts w:asciiTheme="majorHAnsi" w:eastAsia="Times New Roman" w:hAnsiTheme="majorHAnsi" w:cstheme="majorHAnsi"/>
          <w:bCs/>
          <w:sz w:val="24"/>
        </w:rPr>
      </w:pPr>
      <w:r w:rsidRPr="002B7403">
        <w:rPr>
          <w:rFonts w:asciiTheme="majorHAnsi" w:eastAsia="Times New Roman" w:hAnsiTheme="majorHAnsi" w:cstheme="majorHAnsi"/>
          <w:bCs/>
          <w:sz w:val="24"/>
        </w:rPr>
        <w:t xml:space="preserve">trong đó </w:t>
      </w:r>
      <w:r w:rsidR="002A13FC">
        <w:rPr>
          <w:rFonts w:asciiTheme="majorHAnsi" w:eastAsia="Times New Roman" w:hAnsiTheme="majorHAnsi" w:cstheme="majorHAnsi"/>
          <w:bCs/>
          <w:sz w:val="24"/>
        </w:rPr>
        <w:t>f(i)</w:t>
      </w:r>
      <w:r w:rsidR="002A13FC" w:rsidRPr="009850AC">
        <w:rPr>
          <w:rFonts w:asciiTheme="majorHAnsi" w:eastAsia="Times New Roman" w:hAnsiTheme="majorHAnsi" w:cstheme="majorHAnsi"/>
          <w:bCs/>
          <w:sz w:val="24"/>
        </w:rPr>
        <w:t xml:space="preserve"> </w:t>
      </w:r>
      <w:r w:rsidRPr="002B7403">
        <w:rPr>
          <w:rFonts w:asciiTheme="majorHAnsi" w:eastAsia="Times New Roman" w:hAnsiTheme="majorHAnsi" w:cstheme="majorHAnsi"/>
          <w:bCs/>
          <w:sz w:val="24"/>
        </w:rPr>
        <w:t xml:space="preserve">là số bit của bit thứ i trong bitmap được đặt thành một, được lặp lại trên mỗi </w:t>
      </w:r>
      <w:r w:rsidRPr="002B7403">
        <w:rPr>
          <w:rFonts w:ascii="Cambria Math" w:eastAsia="Times New Roman" w:hAnsi="Cambria Math" w:cs="Cambria Math"/>
          <w:bCs/>
          <w:sz w:val="24"/>
        </w:rPr>
        <w:t>⌈</w:t>
      </w:r>
      <w:r w:rsidRPr="002B7403">
        <w:rPr>
          <w:rFonts w:asciiTheme="majorHAnsi" w:eastAsia="Times New Roman" w:hAnsiTheme="majorHAnsi" w:cstheme="majorHAnsi"/>
          <w:bCs/>
          <w:sz w:val="24"/>
        </w:rPr>
        <w:t>1</w:t>
      </w:r>
      <w:r w:rsidRPr="002B7403">
        <w:rPr>
          <w:rFonts w:ascii="Times New Roman" w:eastAsia="Times New Roman" w:hAnsi="Times New Roman" w:cs="Times New Roman"/>
          <w:bCs/>
          <w:sz w:val="24"/>
        </w:rPr>
        <w:t>⁄</w:t>
      </w:r>
      <w:r w:rsidR="00A10D1F" w:rsidRPr="00A10D1F">
        <w:rPr>
          <w:rFonts w:asciiTheme="majorHAnsi" w:eastAsia="Times New Roman" w:hAnsiTheme="majorHAnsi" w:cstheme="majorHAnsi"/>
          <w:bCs/>
          <w:sz w:val="24"/>
        </w:rPr>
        <w:t xml:space="preserve"> </w:t>
      </w:r>
      <w:r w:rsidR="00A10D1F" w:rsidRPr="00523BEE">
        <w:rPr>
          <w:rFonts w:asciiTheme="majorHAnsi" w:eastAsia="Times New Roman" w:hAnsiTheme="majorHAnsi" w:cstheme="majorHAnsi"/>
          <w:bCs/>
          <w:sz w:val="24"/>
        </w:rPr>
        <w:t>ρ</w:t>
      </w:r>
      <w:r w:rsidRPr="002B7403">
        <w:rPr>
          <w:rFonts w:ascii="Cambria Math" w:eastAsia="Times New Roman" w:hAnsi="Cambria Math" w:cs="Cambria Math"/>
          <w:bCs/>
          <w:sz w:val="24"/>
        </w:rPr>
        <w:t>⌉</w:t>
      </w:r>
      <w:r w:rsidRPr="002B7403">
        <w:rPr>
          <w:rFonts w:asciiTheme="majorHAnsi" w:eastAsia="Times New Roman" w:hAnsiTheme="majorHAnsi" w:cstheme="majorHAnsi"/>
          <w:bCs/>
          <w:sz w:val="24"/>
        </w:rPr>
        <w:t xml:space="preserve"> c</w:t>
      </w:r>
      <w:r w:rsidRPr="002B7403">
        <w:rPr>
          <w:rFonts w:ascii="Times New Roman" w:eastAsia="Times New Roman" w:hAnsi="Times New Roman" w:cs="Times New Roman"/>
          <w:bCs/>
          <w:sz w:val="24"/>
        </w:rPr>
        <w:t>ủ</w:t>
      </w:r>
      <w:r w:rsidRPr="002B7403">
        <w:rPr>
          <w:rFonts w:asciiTheme="majorHAnsi" w:eastAsia="Times New Roman" w:hAnsiTheme="majorHAnsi" w:cstheme="majorHAnsi"/>
          <w:bCs/>
          <w:sz w:val="24"/>
        </w:rPr>
        <w:t>a c</w:t>
      </w:r>
      <w:r w:rsidRPr="002B7403">
        <w:rPr>
          <w:rFonts w:ascii="Times New Roman" w:eastAsia="Times New Roman" w:hAnsi="Times New Roman" w:cs="Times New Roman"/>
          <w:bCs/>
          <w:sz w:val="24"/>
        </w:rPr>
        <w:t>á</w:t>
      </w:r>
      <w:r w:rsidRPr="002B7403">
        <w:rPr>
          <w:rFonts w:asciiTheme="majorHAnsi" w:eastAsia="Times New Roman" w:hAnsiTheme="majorHAnsi" w:cstheme="majorHAnsi"/>
          <w:bCs/>
          <w:sz w:val="24"/>
        </w:rPr>
        <w:t>c kh</w:t>
      </w:r>
      <w:r w:rsidRPr="002B7403">
        <w:rPr>
          <w:rFonts w:ascii="Times New Roman" w:eastAsia="Times New Roman" w:hAnsi="Times New Roman" w:cs="Times New Roman"/>
          <w:bCs/>
          <w:sz w:val="24"/>
        </w:rPr>
        <w:t>ố</w:t>
      </w:r>
      <w:r w:rsidRPr="002B7403">
        <w:rPr>
          <w:rFonts w:asciiTheme="majorHAnsi" w:eastAsia="Times New Roman" w:hAnsiTheme="majorHAnsi" w:cstheme="majorHAnsi"/>
          <w:bCs/>
          <w:sz w:val="24"/>
        </w:rPr>
        <w:t>i t</w:t>
      </w:r>
      <w:r w:rsidRPr="002B7403">
        <w:rPr>
          <w:rFonts w:ascii="Times New Roman" w:eastAsia="Times New Roman" w:hAnsi="Times New Roman" w:cs="Times New Roman"/>
          <w:bCs/>
          <w:sz w:val="24"/>
        </w:rPr>
        <w:t>à</w:t>
      </w:r>
      <w:r w:rsidRPr="002B7403">
        <w:rPr>
          <w:rFonts w:asciiTheme="majorHAnsi" w:eastAsia="Times New Roman" w:hAnsiTheme="majorHAnsi" w:cstheme="majorHAnsi"/>
          <w:bCs/>
          <w:sz w:val="24"/>
        </w:rPr>
        <w:t>i nguy</w:t>
      </w:r>
      <w:r w:rsidRPr="002B7403">
        <w:rPr>
          <w:rFonts w:ascii="Times New Roman" w:eastAsia="Times New Roman" w:hAnsi="Times New Roman" w:cs="Times New Roman"/>
          <w:bCs/>
          <w:sz w:val="24"/>
        </w:rPr>
        <w:t>ê</w:t>
      </w:r>
      <w:r w:rsidRPr="002B7403">
        <w:rPr>
          <w:rFonts w:asciiTheme="majorHAnsi" w:eastAsia="Times New Roman" w:hAnsiTheme="majorHAnsi" w:cstheme="majorHAnsi"/>
          <w:bCs/>
          <w:sz w:val="24"/>
        </w:rPr>
        <w:t xml:space="preserve">n </w:t>
      </w:r>
      <w:r w:rsidRPr="002B7403">
        <w:rPr>
          <w:rFonts w:ascii="Times New Roman" w:eastAsia="Times New Roman" w:hAnsi="Times New Roman" w:cs="Times New Roman"/>
          <w:bCs/>
          <w:sz w:val="24"/>
        </w:rPr>
        <w:t>đượ</w:t>
      </w:r>
      <w:r w:rsidRPr="002B7403">
        <w:rPr>
          <w:rFonts w:asciiTheme="majorHAnsi" w:eastAsia="Times New Roman" w:hAnsiTheme="majorHAnsi" w:cstheme="majorHAnsi"/>
          <w:bCs/>
          <w:sz w:val="24"/>
        </w:rPr>
        <w:t>c c</w:t>
      </w:r>
      <w:r w:rsidRPr="002B7403">
        <w:rPr>
          <w:rFonts w:ascii="Times New Roman" w:eastAsia="Times New Roman" w:hAnsi="Times New Roman" w:cs="Times New Roman"/>
          <w:bCs/>
          <w:sz w:val="24"/>
        </w:rPr>
        <w:t>ấ</w:t>
      </w:r>
      <w:r w:rsidRPr="002B7403">
        <w:rPr>
          <w:rFonts w:asciiTheme="majorHAnsi" w:eastAsia="Times New Roman" w:hAnsiTheme="majorHAnsi" w:cstheme="majorHAnsi"/>
          <w:bCs/>
          <w:sz w:val="24"/>
        </w:rPr>
        <w:t>u h</w:t>
      </w:r>
      <w:r w:rsidRPr="002B7403">
        <w:rPr>
          <w:rFonts w:ascii="Times New Roman" w:eastAsia="Times New Roman" w:hAnsi="Times New Roman" w:cs="Times New Roman"/>
          <w:bCs/>
          <w:sz w:val="24"/>
        </w:rPr>
        <w:t>ì</w:t>
      </w:r>
      <w:r w:rsidRPr="002B7403">
        <w:rPr>
          <w:rFonts w:asciiTheme="majorHAnsi" w:eastAsia="Times New Roman" w:hAnsiTheme="majorHAnsi" w:cstheme="majorHAnsi"/>
          <w:bCs/>
          <w:sz w:val="24"/>
        </w:rPr>
        <w:t xml:space="preserve">nh </w:t>
      </w:r>
      <w:r w:rsidRPr="002B7403">
        <w:rPr>
          <w:rFonts w:ascii="Times New Roman" w:eastAsia="Times New Roman" w:hAnsi="Times New Roman" w:cs="Times New Roman"/>
          <w:bCs/>
          <w:sz w:val="24"/>
        </w:rPr>
        <w:t>để</w:t>
      </w:r>
      <w:r w:rsidRPr="002B7403">
        <w:rPr>
          <w:rFonts w:asciiTheme="majorHAnsi" w:eastAsia="Times New Roman" w:hAnsiTheme="majorHAnsi" w:cstheme="majorHAnsi"/>
          <w:bCs/>
          <w:sz w:val="24"/>
        </w:rPr>
        <w:t xml:space="preserve"> UE ti</w:t>
      </w:r>
      <w:r w:rsidRPr="002B7403">
        <w:rPr>
          <w:rFonts w:ascii="Times New Roman" w:eastAsia="Times New Roman" w:hAnsi="Times New Roman" w:cs="Times New Roman"/>
          <w:bCs/>
          <w:sz w:val="24"/>
        </w:rPr>
        <w:t>ế</w:t>
      </w:r>
      <w:r w:rsidRPr="002B7403">
        <w:rPr>
          <w:rFonts w:asciiTheme="majorHAnsi" w:eastAsia="Times New Roman" w:hAnsiTheme="majorHAnsi" w:cstheme="majorHAnsi"/>
          <w:bCs/>
          <w:sz w:val="24"/>
        </w:rPr>
        <w:t>p nh</w:t>
      </w:r>
      <w:r w:rsidRPr="002B7403">
        <w:rPr>
          <w:rFonts w:ascii="Times New Roman" w:eastAsia="Times New Roman" w:hAnsi="Times New Roman" w:cs="Times New Roman"/>
          <w:bCs/>
          <w:sz w:val="24"/>
        </w:rPr>
        <w:t>ậ</w:t>
      </w:r>
      <w:r w:rsidRPr="002B7403">
        <w:rPr>
          <w:rFonts w:asciiTheme="majorHAnsi" w:eastAsia="Times New Roman" w:hAnsiTheme="majorHAnsi" w:cstheme="majorHAnsi"/>
          <w:bCs/>
          <w:sz w:val="24"/>
        </w:rPr>
        <w:t xml:space="preserve">n CSI-RS. </w:t>
      </w:r>
    </w:p>
    <w:p w14:paraId="1A209BFE" w14:textId="7AF9C356" w:rsidR="001340C3" w:rsidRPr="00A10D1F" w:rsidRDefault="009850AC" w:rsidP="004605B6">
      <w:pPr>
        <w:pStyle w:val="ListParagraph"/>
        <w:numPr>
          <w:ilvl w:val="0"/>
          <w:numId w:val="22"/>
        </w:numPr>
        <w:spacing w:after="0" w:line="276" w:lineRule="auto"/>
        <w:jc w:val="both"/>
        <w:rPr>
          <w:rFonts w:asciiTheme="majorHAnsi" w:eastAsia="Times New Roman" w:hAnsiTheme="majorHAnsi" w:cstheme="majorHAnsi"/>
          <w:bCs/>
          <w:sz w:val="24"/>
        </w:rPr>
      </w:pPr>
      <w:r w:rsidRPr="00A10D1F">
        <w:rPr>
          <w:rFonts w:asciiTheme="majorHAnsi" w:eastAsia="Times New Roman" w:hAnsiTheme="majorHAnsi" w:cstheme="majorHAnsi"/>
          <w:bCs/>
          <w:sz w:val="24"/>
        </w:rPr>
        <w:t>V</w:t>
      </w:r>
      <w:r w:rsidRPr="00A10D1F">
        <w:rPr>
          <w:rFonts w:ascii="Times New Roman" w:eastAsia="Times New Roman" w:hAnsi="Times New Roman" w:cs="Times New Roman"/>
          <w:bCs/>
          <w:sz w:val="24"/>
        </w:rPr>
        <w:t>ị</w:t>
      </w:r>
      <w:r w:rsidRPr="00A10D1F">
        <w:rPr>
          <w:rFonts w:asciiTheme="majorHAnsi" w:eastAsia="Times New Roman" w:hAnsiTheme="majorHAnsi" w:cstheme="majorHAnsi"/>
          <w:bCs/>
          <w:sz w:val="24"/>
        </w:rPr>
        <w:t xml:space="preserve"> tr</w:t>
      </w:r>
      <w:r w:rsidRPr="00A10D1F">
        <w:rPr>
          <w:rFonts w:ascii="Times New Roman" w:eastAsia="Times New Roman" w:hAnsi="Times New Roman" w:cs="Times New Roman"/>
          <w:bCs/>
          <w:sz w:val="24"/>
        </w:rPr>
        <w:t>í</w:t>
      </w:r>
      <w:r w:rsidRPr="00A10D1F">
        <w:rPr>
          <w:rFonts w:asciiTheme="majorHAnsi" w:eastAsia="Times New Roman" w:hAnsiTheme="majorHAnsi" w:cstheme="majorHAnsi"/>
          <w:bCs/>
          <w:sz w:val="24"/>
        </w:rPr>
        <w:t xml:space="preserve"> b</w:t>
      </w:r>
      <w:r w:rsidRPr="00A10D1F">
        <w:rPr>
          <w:rFonts w:ascii="Times New Roman" w:eastAsia="Times New Roman" w:hAnsi="Times New Roman" w:cs="Times New Roman"/>
          <w:bCs/>
          <w:sz w:val="24"/>
        </w:rPr>
        <w:t>ắ</w:t>
      </w:r>
      <w:r w:rsidRPr="00A10D1F">
        <w:rPr>
          <w:rFonts w:asciiTheme="majorHAnsi" w:eastAsia="Times New Roman" w:hAnsiTheme="majorHAnsi" w:cstheme="majorHAnsi"/>
          <w:bCs/>
          <w:sz w:val="24"/>
        </w:rPr>
        <w:t xml:space="preserve">t </w:t>
      </w:r>
      <w:r w:rsidRPr="00A10D1F">
        <w:rPr>
          <w:rFonts w:ascii="Times New Roman" w:eastAsia="Times New Roman" w:hAnsi="Times New Roman" w:cs="Times New Roman"/>
          <w:bCs/>
          <w:sz w:val="24"/>
        </w:rPr>
        <w:t>đầ</w:t>
      </w:r>
      <w:r w:rsidRPr="00A10D1F">
        <w:rPr>
          <w:rFonts w:asciiTheme="majorHAnsi" w:eastAsia="Times New Roman" w:hAnsiTheme="majorHAnsi" w:cstheme="majorHAnsi"/>
          <w:bCs/>
          <w:sz w:val="24"/>
        </w:rPr>
        <w:t>u v</w:t>
      </w:r>
      <w:r w:rsidRPr="00A10D1F">
        <w:rPr>
          <w:rFonts w:ascii="Times New Roman" w:eastAsia="Times New Roman" w:hAnsi="Times New Roman" w:cs="Times New Roman"/>
          <w:bCs/>
          <w:sz w:val="24"/>
        </w:rPr>
        <w:t>à</w:t>
      </w:r>
      <w:r w:rsidRPr="00A10D1F">
        <w:rPr>
          <w:rFonts w:asciiTheme="majorHAnsi" w:eastAsia="Times New Roman" w:hAnsiTheme="majorHAnsi" w:cstheme="majorHAnsi"/>
          <w:bCs/>
          <w:sz w:val="24"/>
        </w:rPr>
        <w:t xml:space="preserve"> s</w:t>
      </w:r>
      <w:r w:rsidRPr="00A10D1F">
        <w:rPr>
          <w:rFonts w:ascii="Times New Roman" w:eastAsia="Times New Roman" w:hAnsi="Times New Roman" w:cs="Times New Roman"/>
          <w:bCs/>
          <w:sz w:val="24"/>
        </w:rPr>
        <w:t>ố</w:t>
      </w:r>
      <w:r w:rsidRPr="00A10D1F">
        <w:rPr>
          <w:rFonts w:asciiTheme="majorHAnsi" w:eastAsia="Times New Roman" w:hAnsiTheme="majorHAnsi" w:cstheme="majorHAnsi"/>
          <w:bCs/>
          <w:sz w:val="24"/>
        </w:rPr>
        <w:t xml:space="preserve"> kh</w:t>
      </w:r>
      <w:r w:rsidRPr="00A10D1F">
        <w:rPr>
          <w:rFonts w:ascii="Times New Roman" w:eastAsia="Times New Roman" w:hAnsi="Times New Roman" w:cs="Times New Roman"/>
          <w:bCs/>
          <w:sz w:val="24"/>
        </w:rPr>
        <w:t>ố</w:t>
      </w:r>
      <w:r w:rsidRPr="00A10D1F">
        <w:rPr>
          <w:rFonts w:asciiTheme="majorHAnsi" w:eastAsia="Times New Roman" w:hAnsiTheme="majorHAnsi" w:cstheme="majorHAnsi"/>
          <w:bCs/>
          <w:sz w:val="24"/>
        </w:rPr>
        <w:t>i t</w:t>
      </w:r>
      <w:r w:rsidRPr="00A10D1F">
        <w:rPr>
          <w:rFonts w:ascii="Times New Roman" w:eastAsia="Times New Roman" w:hAnsi="Times New Roman" w:cs="Times New Roman"/>
          <w:bCs/>
          <w:sz w:val="24"/>
        </w:rPr>
        <w:t>à</w:t>
      </w:r>
      <w:r w:rsidRPr="00A10D1F">
        <w:rPr>
          <w:rFonts w:asciiTheme="majorHAnsi" w:eastAsia="Times New Roman" w:hAnsiTheme="majorHAnsi" w:cstheme="majorHAnsi"/>
          <w:bCs/>
          <w:sz w:val="24"/>
        </w:rPr>
        <w:t>i nguy</w:t>
      </w:r>
      <w:r w:rsidRPr="00A10D1F">
        <w:rPr>
          <w:rFonts w:ascii="Times New Roman" w:eastAsia="Times New Roman" w:hAnsi="Times New Roman" w:cs="Times New Roman"/>
          <w:bCs/>
          <w:sz w:val="24"/>
        </w:rPr>
        <w:t>ê</w:t>
      </w:r>
      <w:r w:rsidRPr="00A10D1F">
        <w:rPr>
          <w:rFonts w:asciiTheme="majorHAnsi" w:eastAsia="Times New Roman" w:hAnsiTheme="majorHAnsi" w:cstheme="majorHAnsi"/>
          <w:bCs/>
          <w:sz w:val="24"/>
        </w:rPr>
        <w:t xml:space="preserve">n trong </w:t>
      </w:r>
      <w:r w:rsidRPr="00A10D1F">
        <w:rPr>
          <w:rFonts w:ascii="Times New Roman" w:eastAsia="Times New Roman" w:hAnsi="Times New Roman" w:cs="Times New Roman"/>
          <w:bCs/>
          <w:sz w:val="24"/>
        </w:rPr>
        <w:t>đó</w:t>
      </w:r>
      <w:r w:rsidRPr="00A10D1F">
        <w:rPr>
          <w:rFonts w:asciiTheme="majorHAnsi" w:eastAsia="Times New Roman" w:hAnsiTheme="majorHAnsi" w:cstheme="majorHAnsi"/>
          <w:bCs/>
          <w:sz w:val="24"/>
        </w:rPr>
        <w:t xml:space="preserve"> UE ph</w:t>
      </w:r>
      <w:r w:rsidRPr="00A10D1F">
        <w:rPr>
          <w:rFonts w:ascii="Times New Roman" w:eastAsia="Times New Roman" w:hAnsi="Times New Roman" w:cs="Times New Roman"/>
          <w:bCs/>
          <w:sz w:val="24"/>
        </w:rPr>
        <w:t>ả</w:t>
      </w:r>
      <w:r w:rsidRPr="00A10D1F">
        <w:rPr>
          <w:rFonts w:asciiTheme="majorHAnsi" w:eastAsia="Times New Roman" w:hAnsiTheme="majorHAnsi" w:cstheme="majorHAnsi"/>
          <w:bCs/>
          <w:sz w:val="24"/>
        </w:rPr>
        <w:t>i gi</w:t>
      </w:r>
      <w:r w:rsidRPr="00A10D1F">
        <w:rPr>
          <w:rFonts w:ascii="Times New Roman" w:eastAsia="Times New Roman" w:hAnsi="Times New Roman" w:cs="Times New Roman"/>
          <w:bCs/>
          <w:sz w:val="24"/>
        </w:rPr>
        <w:t>ả</w:t>
      </w:r>
      <w:r w:rsidRPr="00A10D1F">
        <w:rPr>
          <w:rFonts w:asciiTheme="majorHAnsi" w:eastAsia="Times New Roman" w:hAnsiTheme="majorHAnsi" w:cstheme="majorHAnsi"/>
          <w:bCs/>
          <w:sz w:val="24"/>
        </w:rPr>
        <w:t xml:space="preserve"> </w:t>
      </w:r>
      <w:r w:rsidRPr="00A10D1F">
        <w:rPr>
          <w:rFonts w:ascii="Times New Roman" w:eastAsia="Times New Roman" w:hAnsi="Times New Roman" w:cs="Times New Roman"/>
          <w:bCs/>
          <w:sz w:val="24"/>
        </w:rPr>
        <w:t>đị</w:t>
      </w:r>
      <w:r w:rsidRPr="00A10D1F">
        <w:rPr>
          <w:rFonts w:asciiTheme="majorHAnsi" w:eastAsia="Times New Roman" w:hAnsiTheme="majorHAnsi" w:cstheme="majorHAnsi"/>
          <w:bCs/>
          <w:sz w:val="24"/>
        </w:rPr>
        <w:t>nh r</w:t>
      </w:r>
      <w:r w:rsidRPr="00A10D1F">
        <w:rPr>
          <w:rFonts w:ascii="Times New Roman" w:eastAsia="Times New Roman" w:hAnsi="Times New Roman" w:cs="Times New Roman"/>
          <w:bCs/>
          <w:sz w:val="24"/>
        </w:rPr>
        <w:t>ằ</w:t>
      </w:r>
      <w:r w:rsidRPr="00A10D1F">
        <w:rPr>
          <w:rFonts w:asciiTheme="majorHAnsi" w:eastAsia="Times New Roman" w:hAnsiTheme="majorHAnsi" w:cstheme="majorHAnsi"/>
          <w:bCs/>
          <w:sz w:val="24"/>
        </w:rPr>
        <w:t xml:space="preserve">ng CSI-RS </w:t>
      </w:r>
      <w:r w:rsidRPr="00A10D1F">
        <w:rPr>
          <w:rFonts w:ascii="Times New Roman" w:eastAsia="Times New Roman" w:hAnsi="Times New Roman" w:cs="Times New Roman"/>
          <w:bCs/>
          <w:sz w:val="24"/>
        </w:rPr>
        <w:t>đượ</w:t>
      </w:r>
      <w:r w:rsidRPr="00A10D1F">
        <w:rPr>
          <w:rFonts w:asciiTheme="majorHAnsi" w:eastAsia="Times New Roman" w:hAnsiTheme="majorHAnsi" w:cstheme="majorHAnsi"/>
          <w:bCs/>
          <w:sz w:val="24"/>
        </w:rPr>
        <w:t>c truy</w:t>
      </w:r>
      <w:r w:rsidRPr="00A10D1F">
        <w:rPr>
          <w:rFonts w:ascii="Times New Roman" w:eastAsia="Times New Roman" w:hAnsi="Times New Roman" w:cs="Times New Roman"/>
          <w:bCs/>
          <w:sz w:val="24"/>
        </w:rPr>
        <w:t>ề</w:t>
      </w:r>
      <w:r w:rsidRPr="00A10D1F">
        <w:rPr>
          <w:rFonts w:asciiTheme="majorHAnsi" w:eastAsia="Times New Roman" w:hAnsiTheme="majorHAnsi" w:cstheme="majorHAnsi"/>
          <w:bCs/>
          <w:sz w:val="24"/>
        </w:rPr>
        <w:t xml:space="preserve">n </w:t>
      </w:r>
      <w:r w:rsidRPr="00A10D1F">
        <w:rPr>
          <w:rFonts w:ascii="Times New Roman" w:eastAsia="Times New Roman" w:hAnsi="Times New Roman" w:cs="Times New Roman"/>
          <w:bCs/>
          <w:sz w:val="24"/>
        </w:rPr>
        <w:t>đ</w:t>
      </w:r>
      <w:r w:rsidRPr="00A10D1F">
        <w:rPr>
          <w:rFonts w:asciiTheme="majorHAnsi" w:eastAsia="Times New Roman" w:hAnsiTheme="majorHAnsi" w:cstheme="majorHAnsi"/>
          <w:bCs/>
          <w:sz w:val="24"/>
        </w:rPr>
        <w:t xml:space="preserve">i </w:t>
      </w:r>
      <w:r w:rsidRPr="00A10D1F">
        <w:rPr>
          <w:rFonts w:ascii="Times New Roman" w:eastAsia="Times New Roman" w:hAnsi="Times New Roman" w:cs="Times New Roman"/>
          <w:bCs/>
          <w:sz w:val="24"/>
        </w:rPr>
        <w:t>đượ</w:t>
      </w:r>
      <w:r w:rsidRPr="00A10D1F">
        <w:rPr>
          <w:rFonts w:asciiTheme="majorHAnsi" w:eastAsia="Times New Roman" w:hAnsiTheme="majorHAnsi" w:cstheme="majorHAnsi"/>
          <w:bCs/>
          <w:sz w:val="24"/>
        </w:rPr>
        <w:t>c cung c</w:t>
      </w:r>
      <w:r w:rsidRPr="00A10D1F">
        <w:rPr>
          <w:rFonts w:ascii="Times New Roman" w:eastAsia="Times New Roman" w:hAnsi="Times New Roman" w:cs="Times New Roman"/>
          <w:bCs/>
          <w:sz w:val="24"/>
        </w:rPr>
        <w:t>ấ</w:t>
      </w:r>
      <w:r w:rsidRPr="00A10D1F">
        <w:rPr>
          <w:rFonts w:asciiTheme="majorHAnsi" w:eastAsia="Times New Roman" w:hAnsiTheme="majorHAnsi" w:cstheme="majorHAnsi"/>
          <w:bCs/>
          <w:sz w:val="24"/>
        </w:rPr>
        <w:t>p b</w:t>
      </w:r>
      <w:r w:rsidRPr="00A10D1F">
        <w:rPr>
          <w:rFonts w:ascii="Times New Roman" w:eastAsia="Times New Roman" w:hAnsi="Times New Roman" w:cs="Times New Roman"/>
          <w:bCs/>
          <w:sz w:val="24"/>
        </w:rPr>
        <w:t>ở</w:t>
      </w:r>
      <w:r w:rsidRPr="00A10D1F">
        <w:rPr>
          <w:rFonts w:asciiTheme="majorHAnsi" w:eastAsia="Times New Roman" w:hAnsiTheme="majorHAnsi" w:cstheme="majorHAnsi"/>
          <w:bCs/>
          <w:sz w:val="24"/>
        </w:rPr>
        <w:t>i c</w:t>
      </w:r>
      <w:r w:rsidRPr="00A10D1F">
        <w:rPr>
          <w:rFonts w:ascii="Times New Roman" w:eastAsia="Times New Roman" w:hAnsi="Times New Roman" w:cs="Times New Roman"/>
          <w:bCs/>
          <w:sz w:val="24"/>
        </w:rPr>
        <w:t>á</w:t>
      </w:r>
      <w:r w:rsidRPr="00A10D1F">
        <w:rPr>
          <w:rFonts w:asciiTheme="majorHAnsi" w:eastAsia="Times New Roman" w:hAnsiTheme="majorHAnsi" w:cstheme="majorHAnsi"/>
          <w:bCs/>
          <w:sz w:val="24"/>
        </w:rPr>
        <w:t>c tham s</w:t>
      </w:r>
      <w:r w:rsidRPr="00A10D1F">
        <w:rPr>
          <w:rFonts w:ascii="Times New Roman" w:eastAsia="Times New Roman" w:hAnsi="Times New Roman" w:cs="Times New Roman"/>
          <w:bCs/>
          <w:sz w:val="24"/>
        </w:rPr>
        <w:t>ố</w:t>
      </w:r>
      <w:r w:rsidRPr="00A10D1F">
        <w:rPr>
          <w:rFonts w:asciiTheme="majorHAnsi" w:eastAsia="Times New Roman" w:hAnsiTheme="majorHAnsi" w:cstheme="majorHAnsi"/>
          <w:bCs/>
          <w:sz w:val="24"/>
        </w:rPr>
        <w:t xml:space="preserve"> </w:t>
      </w:r>
      <w:r w:rsidRPr="00A10D1F">
        <w:rPr>
          <w:rFonts w:asciiTheme="majorHAnsi" w:eastAsia="Times New Roman" w:hAnsiTheme="majorHAnsi" w:cstheme="majorHAnsi"/>
          <w:bCs/>
          <w:i/>
          <w:iCs/>
          <w:sz w:val="24"/>
        </w:rPr>
        <w:t>freqBand</w:t>
      </w:r>
      <w:r w:rsidRPr="00A10D1F">
        <w:rPr>
          <w:rFonts w:asciiTheme="majorHAnsi" w:eastAsia="Times New Roman" w:hAnsiTheme="majorHAnsi" w:cstheme="majorHAnsi"/>
          <w:bCs/>
          <w:sz w:val="24"/>
        </w:rPr>
        <w:t xml:space="preserve"> v</w:t>
      </w:r>
      <w:r w:rsidRPr="00A10D1F">
        <w:rPr>
          <w:rFonts w:ascii="Times New Roman" w:eastAsia="Times New Roman" w:hAnsi="Times New Roman" w:cs="Times New Roman"/>
          <w:bCs/>
          <w:sz w:val="24"/>
        </w:rPr>
        <w:t>à</w:t>
      </w:r>
      <w:r w:rsidRPr="00A10D1F">
        <w:rPr>
          <w:rFonts w:asciiTheme="majorHAnsi" w:eastAsia="Times New Roman" w:hAnsiTheme="majorHAnsi" w:cstheme="majorHAnsi"/>
          <w:bCs/>
          <w:sz w:val="24"/>
        </w:rPr>
        <w:t xml:space="preserve"> m</w:t>
      </w:r>
      <w:r w:rsidRPr="00A10D1F">
        <w:rPr>
          <w:rFonts w:ascii="Times New Roman" w:eastAsia="Times New Roman" w:hAnsi="Times New Roman" w:cs="Times New Roman"/>
          <w:bCs/>
          <w:sz w:val="24"/>
        </w:rPr>
        <w:t>ậ</w:t>
      </w:r>
      <w:r w:rsidRPr="00A10D1F">
        <w:rPr>
          <w:rFonts w:asciiTheme="majorHAnsi" w:eastAsia="Times New Roman" w:hAnsiTheme="majorHAnsi" w:cstheme="majorHAnsi"/>
          <w:bCs/>
          <w:sz w:val="24"/>
        </w:rPr>
        <w:t xml:space="preserve">t </w:t>
      </w:r>
      <w:r w:rsidRPr="00A10D1F">
        <w:rPr>
          <w:rFonts w:ascii="Times New Roman" w:eastAsia="Times New Roman" w:hAnsi="Times New Roman" w:cs="Times New Roman"/>
          <w:bCs/>
          <w:sz w:val="24"/>
        </w:rPr>
        <w:t>độ</w:t>
      </w:r>
      <w:r w:rsidRPr="00A10D1F">
        <w:rPr>
          <w:rFonts w:asciiTheme="majorHAnsi" w:eastAsia="Times New Roman" w:hAnsiTheme="majorHAnsi" w:cstheme="majorHAnsi"/>
          <w:bCs/>
          <w:sz w:val="24"/>
        </w:rPr>
        <w:t xml:space="preserve"> l</w:t>
      </w:r>
      <w:r w:rsidRPr="00A10D1F">
        <w:rPr>
          <w:rFonts w:ascii="Times New Roman" w:eastAsia="Times New Roman" w:hAnsi="Times New Roman" w:cs="Times New Roman"/>
          <w:bCs/>
          <w:sz w:val="24"/>
        </w:rPr>
        <w:t>ớ</w:t>
      </w:r>
      <w:r w:rsidRPr="00A10D1F">
        <w:rPr>
          <w:rFonts w:asciiTheme="majorHAnsi" w:eastAsia="Times New Roman" w:hAnsiTheme="majorHAnsi" w:cstheme="majorHAnsi"/>
          <w:bCs/>
          <w:sz w:val="24"/>
        </w:rPr>
        <w:t>p cao h</w:t>
      </w:r>
      <w:r w:rsidRPr="00A10D1F">
        <w:rPr>
          <w:rFonts w:ascii="Times New Roman" w:eastAsia="Times New Roman" w:hAnsi="Times New Roman" w:cs="Times New Roman"/>
          <w:bCs/>
          <w:sz w:val="24"/>
        </w:rPr>
        <w:t>ơ</w:t>
      </w:r>
      <w:r w:rsidRPr="00A10D1F">
        <w:rPr>
          <w:rFonts w:asciiTheme="majorHAnsi" w:eastAsia="Times New Roman" w:hAnsiTheme="majorHAnsi" w:cstheme="majorHAnsi"/>
          <w:bCs/>
          <w:sz w:val="24"/>
        </w:rPr>
        <w:t>n trong IE CSI-</w:t>
      </w:r>
      <w:r w:rsidRPr="00A10D1F">
        <w:rPr>
          <w:rFonts w:asciiTheme="majorHAnsi" w:eastAsia="Times New Roman" w:hAnsiTheme="majorHAnsi" w:cstheme="majorHAnsi"/>
          <w:bCs/>
          <w:i/>
          <w:iCs/>
          <w:sz w:val="24"/>
        </w:rPr>
        <w:t>RSResourceMapping</w:t>
      </w:r>
      <w:r w:rsidRPr="00A10D1F">
        <w:rPr>
          <w:rFonts w:asciiTheme="majorHAnsi" w:eastAsia="Times New Roman" w:hAnsiTheme="majorHAnsi" w:cstheme="majorHAnsi"/>
          <w:bCs/>
          <w:sz w:val="24"/>
        </w:rPr>
        <w:t xml:space="preserve"> IE cho phần băng thông được cung cấp bởi tham số lớp cao hơn BWP-Id trong </w:t>
      </w:r>
      <w:r w:rsidRPr="00A10D1F">
        <w:rPr>
          <w:rFonts w:asciiTheme="majorHAnsi" w:eastAsia="Times New Roman" w:hAnsiTheme="majorHAnsi" w:cstheme="majorHAnsi"/>
          <w:bCs/>
          <w:i/>
          <w:iCs/>
          <w:sz w:val="24"/>
        </w:rPr>
        <w:t>CSI-ResourceConfig</w:t>
      </w:r>
      <w:r w:rsidRPr="00A10D1F">
        <w:rPr>
          <w:rFonts w:asciiTheme="majorHAnsi" w:eastAsia="Times New Roman" w:hAnsiTheme="majorHAnsi" w:cstheme="majorHAnsi"/>
          <w:bCs/>
          <w:sz w:val="24"/>
        </w:rPr>
        <w:t xml:space="preserve"> IE hoặc được cung cấp bởi các tham số </w:t>
      </w:r>
      <w:r w:rsidRPr="00A10D1F">
        <w:rPr>
          <w:rFonts w:asciiTheme="majorHAnsi" w:eastAsia="Times New Roman" w:hAnsiTheme="majorHAnsi" w:cstheme="majorHAnsi"/>
          <w:bCs/>
          <w:i/>
          <w:iCs/>
          <w:sz w:val="24"/>
        </w:rPr>
        <w:t>nrofPRB</w:t>
      </w:r>
      <w:r w:rsidRPr="00A10D1F">
        <w:rPr>
          <w:rFonts w:asciiTheme="majorHAnsi" w:eastAsia="Times New Roman" w:hAnsiTheme="majorHAnsi" w:cstheme="majorHAnsi"/>
          <w:bCs/>
          <w:sz w:val="24"/>
        </w:rPr>
        <w:t xml:space="preserve"> lớp cao hơn trong </w:t>
      </w:r>
      <w:r w:rsidRPr="00A10D1F">
        <w:rPr>
          <w:rFonts w:asciiTheme="majorHAnsi" w:eastAsia="Times New Roman" w:hAnsiTheme="majorHAnsi" w:cstheme="majorHAnsi"/>
          <w:bCs/>
          <w:i/>
          <w:iCs/>
          <w:sz w:val="24"/>
        </w:rPr>
        <w:t>CSI-RS-CellMobility</w:t>
      </w:r>
      <w:r w:rsidRPr="00A10D1F">
        <w:rPr>
          <w:rFonts w:asciiTheme="majorHAnsi" w:eastAsia="Times New Roman" w:hAnsiTheme="majorHAnsi" w:cstheme="majorHAnsi"/>
          <w:bCs/>
          <w:sz w:val="24"/>
        </w:rPr>
        <w:t xml:space="preserve"> IE trong đó </w:t>
      </w:r>
      <w:r w:rsidRPr="00A10D1F">
        <w:rPr>
          <w:rFonts w:asciiTheme="majorHAnsi" w:eastAsia="Times New Roman" w:hAnsiTheme="majorHAnsi" w:cstheme="majorHAnsi"/>
          <w:bCs/>
          <w:i/>
          <w:iCs/>
          <w:sz w:val="24"/>
        </w:rPr>
        <w:t>startPRB</w:t>
      </w:r>
      <w:r w:rsidRPr="00A10D1F">
        <w:rPr>
          <w:rFonts w:asciiTheme="majorHAnsi" w:eastAsia="Times New Roman" w:hAnsiTheme="majorHAnsi" w:cstheme="majorHAnsi"/>
          <w:bCs/>
          <w:sz w:val="24"/>
        </w:rPr>
        <w:t xml:space="preserve"> do </w:t>
      </w:r>
      <w:r w:rsidRPr="00A10D1F">
        <w:rPr>
          <w:rFonts w:asciiTheme="majorHAnsi" w:eastAsia="Times New Roman" w:hAnsiTheme="majorHAnsi" w:cstheme="majorHAnsi"/>
          <w:bCs/>
          <w:i/>
          <w:iCs/>
          <w:sz w:val="24"/>
        </w:rPr>
        <w:t>csirs-MeasurementBW</w:t>
      </w:r>
      <w:r w:rsidRPr="00A10D1F">
        <w:rPr>
          <w:rFonts w:asciiTheme="majorHAnsi" w:eastAsia="Times New Roman" w:hAnsiTheme="majorHAnsi" w:cstheme="majorHAnsi"/>
          <w:bCs/>
          <w:sz w:val="24"/>
        </w:rPr>
        <w:t xml:space="preserve"> cung cấp có liên quan đến khối tài nguyên chung 0. </w:t>
      </w:r>
    </w:p>
    <w:p w14:paraId="6CF9A6C0" w14:textId="77777777" w:rsidR="005A4764" w:rsidRDefault="009850AC" w:rsidP="004605B6">
      <w:pPr>
        <w:pStyle w:val="ListParagraph"/>
        <w:numPr>
          <w:ilvl w:val="0"/>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 xml:space="preserve">CSI-RS được truyền bằng cách sử dụng các cổng ăng ten p được đánh số theo </w:t>
      </w:r>
    </w:p>
    <w:p w14:paraId="64E87813" w14:textId="59CAFCC2" w:rsidR="005A4764" w:rsidRPr="00C733FC" w:rsidRDefault="00C733FC" w:rsidP="004605B6">
      <w:pPr>
        <w:pStyle w:val="ListParagraph"/>
        <w:spacing w:after="0" w:line="276" w:lineRule="auto"/>
        <w:jc w:val="center"/>
        <w:rPr>
          <w:rFonts w:ascii="Cambria Math" w:eastAsia="Times New Roman" w:hAnsi="Cambria Math" w:cstheme="majorHAnsi"/>
          <w:sz w:val="24"/>
          <w:oMath/>
        </w:rPr>
      </w:pPr>
      <m:oMathPara>
        <m:oMath>
          <m:r>
            <w:rPr>
              <w:rFonts w:ascii="Cambria Math" w:eastAsia="Times New Roman" w:hAnsi="Cambria Math" w:cstheme="majorHAnsi"/>
              <w:sz w:val="24"/>
            </w:rPr>
            <m:t>p=3000+s+jL</m:t>
          </m:r>
        </m:oMath>
      </m:oMathPara>
    </w:p>
    <w:p w14:paraId="550456A4" w14:textId="18FED23F" w:rsidR="005A4764" w:rsidRPr="00C733FC" w:rsidRDefault="00C733FC" w:rsidP="004605B6">
      <w:pPr>
        <w:pStyle w:val="ListParagraph"/>
        <w:spacing w:after="0" w:line="276" w:lineRule="auto"/>
        <w:jc w:val="center"/>
        <w:rPr>
          <w:rFonts w:ascii="Cambria Math" w:eastAsia="Times New Roman" w:hAnsi="Cambria Math" w:cstheme="majorHAnsi"/>
          <w:sz w:val="24"/>
          <w:oMath/>
        </w:rPr>
      </w:pPr>
      <m:oMathPara>
        <m:oMath>
          <m:r>
            <w:rPr>
              <w:rFonts w:ascii="Cambria Math" w:eastAsia="Times New Roman" w:hAnsi="Cambria Math" w:cstheme="majorHAnsi"/>
              <w:sz w:val="24"/>
            </w:rPr>
            <m:t>j=0,1,…,N/L-1</m:t>
          </m:r>
        </m:oMath>
      </m:oMathPara>
    </w:p>
    <w:p w14:paraId="66FCE66F" w14:textId="64B61CE6" w:rsidR="005A4764" w:rsidRPr="00C733FC" w:rsidRDefault="00C733FC" w:rsidP="004605B6">
      <w:pPr>
        <w:pStyle w:val="ListParagraph"/>
        <w:spacing w:after="0" w:line="276" w:lineRule="auto"/>
        <w:jc w:val="center"/>
        <w:rPr>
          <w:rFonts w:ascii="Cambria Math" w:eastAsia="Times New Roman" w:hAnsi="Cambria Math" w:cstheme="majorHAnsi"/>
          <w:sz w:val="24"/>
          <w:oMath/>
        </w:rPr>
      </w:pPr>
      <m:oMathPara>
        <m:oMath>
          <m:r>
            <w:rPr>
              <w:rFonts w:ascii="Cambria Math" w:eastAsia="Times New Roman" w:hAnsi="Cambria Math" w:cstheme="majorHAnsi"/>
              <w:sz w:val="24"/>
            </w:rPr>
            <m:t>s=0,1,…,L-1</m:t>
          </m:r>
        </m:oMath>
      </m:oMathPara>
    </w:p>
    <w:p w14:paraId="538DCF2C" w14:textId="77777777" w:rsidR="005A4764" w:rsidRDefault="005A4764" w:rsidP="004605B6">
      <w:pPr>
        <w:pStyle w:val="ListParagraph"/>
        <w:spacing w:after="0" w:line="276" w:lineRule="auto"/>
        <w:jc w:val="both"/>
        <w:rPr>
          <w:rFonts w:asciiTheme="majorHAnsi" w:eastAsia="Times New Roman" w:hAnsiTheme="majorHAnsi" w:cstheme="majorHAnsi"/>
          <w:bCs/>
          <w:sz w:val="24"/>
        </w:rPr>
      </w:pPr>
    </w:p>
    <w:p w14:paraId="4E38F482" w14:textId="77777777" w:rsidR="000B7FF1" w:rsidRDefault="00C733FC" w:rsidP="004605B6">
      <w:pPr>
        <w:pStyle w:val="ListParagraph"/>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t</w:t>
      </w:r>
      <w:r w:rsidR="009850AC" w:rsidRPr="009850AC">
        <w:rPr>
          <w:rFonts w:asciiTheme="majorHAnsi" w:eastAsia="Times New Roman" w:hAnsiTheme="majorHAnsi" w:cstheme="majorHAnsi"/>
          <w:bCs/>
          <w:sz w:val="24"/>
        </w:rPr>
        <w:t xml:space="preserve">rong đó s là chỉ số trình tự được cung cấp bởi các Bảng 7.4.1.5.3-2 đến 7.4.1.5.3-5, L </w:t>
      </w:r>
      <w:r w:rsidR="009850AC" w:rsidRPr="009850AC">
        <w:rPr>
          <w:rFonts w:ascii="Cambria Math" w:eastAsia="Times New Roman" w:hAnsi="Cambria Math" w:cs="Cambria Math"/>
          <w:bCs/>
          <w:sz w:val="24"/>
        </w:rPr>
        <w:t>∈</w:t>
      </w:r>
      <w:r w:rsidR="009850AC" w:rsidRPr="009850AC">
        <w:rPr>
          <w:rFonts w:asciiTheme="majorHAnsi" w:eastAsia="Times New Roman" w:hAnsiTheme="majorHAnsi" w:cstheme="majorHAnsi"/>
          <w:bCs/>
          <w:sz w:val="24"/>
        </w:rPr>
        <w:t>{</w:t>
      </w:r>
      <w:r>
        <w:rPr>
          <w:rFonts w:asciiTheme="majorHAnsi" w:eastAsia="Times New Roman" w:hAnsiTheme="majorHAnsi" w:cstheme="majorHAnsi"/>
          <w:bCs/>
          <w:sz w:val="24"/>
        </w:rPr>
        <w:t>1,2,4,8</w:t>
      </w:r>
      <w:r w:rsidR="009850AC" w:rsidRPr="009850AC">
        <w:rPr>
          <w:rFonts w:asciiTheme="majorHAnsi" w:eastAsia="Times New Roman" w:hAnsiTheme="majorHAnsi" w:cstheme="majorHAnsi"/>
          <w:bCs/>
          <w:sz w:val="24"/>
        </w:rPr>
        <w:t>} l</w:t>
      </w:r>
      <w:r w:rsidR="009850AC" w:rsidRPr="009850AC">
        <w:rPr>
          <w:rFonts w:ascii="Times New Roman" w:eastAsia="Times New Roman" w:hAnsi="Times New Roman" w:cs="Times New Roman"/>
          <w:bCs/>
          <w:sz w:val="24"/>
        </w:rPr>
        <w:t>à</w:t>
      </w:r>
      <w:r w:rsidR="009850AC" w:rsidRPr="009850AC">
        <w:rPr>
          <w:rFonts w:asciiTheme="majorHAnsi" w:eastAsia="Times New Roman" w:hAnsiTheme="majorHAnsi" w:cstheme="majorHAnsi"/>
          <w:bCs/>
          <w:sz w:val="24"/>
        </w:rPr>
        <w:t xml:space="preserve"> k</w:t>
      </w:r>
      <w:r w:rsidR="009850AC" w:rsidRPr="009850AC">
        <w:rPr>
          <w:rFonts w:ascii="Times New Roman" w:eastAsia="Times New Roman" w:hAnsi="Times New Roman" w:cs="Times New Roman"/>
          <w:bCs/>
          <w:sz w:val="24"/>
        </w:rPr>
        <w:t>í</w:t>
      </w:r>
      <w:r w:rsidR="009850AC" w:rsidRPr="009850AC">
        <w:rPr>
          <w:rFonts w:asciiTheme="majorHAnsi" w:eastAsia="Times New Roman" w:hAnsiTheme="majorHAnsi" w:cstheme="majorHAnsi"/>
          <w:bCs/>
          <w:sz w:val="24"/>
        </w:rPr>
        <w:t>ch th</w:t>
      </w:r>
      <w:r w:rsidR="009850AC" w:rsidRPr="009850AC">
        <w:rPr>
          <w:rFonts w:ascii="Times New Roman" w:eastAsia="Times New Roman" w:hAnsi="Times New Roman" w:cs="Times New Roman"/>
          <w:bCs/>
          <w:sz w:val="24"/>
        </w:rPr>
        <w:t>ướ</w:t>
      </w:r>
      <w:r w:rsidR="009850AC" w:rsidRPr="009850AC">
        <w:rPr>
          <w:rFonts w:asciiTheme="majorHAnsi" w:eastAsia="Times New Roman" w:hAnsiTheme="majorHAnsi" w:cstheme="majorHAnsi"/>
          <w:bCs/>
          <w:sz w:val="24"/>
        </w:rPr>
        <w:t>c nh</w:t>
      </w:r>
      <w:r w:rsidR="009850AC" w:rsidRPr="009850AC">
        <w:rPr>
          <w:rFonts w:ascii="Times New Roman" w:eastAsia="Times New Roman" w:hAnsi="Times New Roman" w:cs="Times New Roman"/>
          <w:bCs/>
          <w:sz w:val="24"/>
        </w:rPr>
        <w:t>ó</w:t>
      </w:r>
      <w:r w:rsidR="009850AC" w:rsidRPr="009850AC">
        <w:rPr>
          <w:rFonts w:asciiTheme="majorHAnsi" w:eastAsia="Times New Roman" w:hAnsiTheme="majorHAnsi" w:cstheme="majorHAnsi"/>
          <w:bCs/>
          <w:sz w:val="24"/>
        </w:rPr>
        <w:t>m CDM v</w:t>
      </w:r>
      <w:r w:rsidR="009850AC" w:rsidRPr="009850AC">
        <w:rPr>
          <w:rFonts w:ascii="Times New Roman" w:eastAsia="Times New Roman" w:hAnsi="Times New Roman" w:cs="Times New Roman"/>
          <w:bCs/>
          <w:sz w:val="24"/>
        </w:rPr>
        <w:t>à</w:t>
      </w:r>
      <w:r w:rsidR="009850AC" w:rsidRPr="009850AC">
        <w:rPr>
          <w:rFonts w:asciiTheme="majorHAnsi" w:eastAsia="Times New Roman" w:hAnsiTheme="majorHAnsi" w:cstheme="majorHAnsi"/>
          <w:bCs/>
          <w:sz w:val="24"/>
        </w:rPr>
        <w:t xml:space="preserve"> N l</w:t>
      </w:r>
      <w:r w:rsidR="009850AC" w:rsidRPr="009850AC">
        <w:rPr>
          <w:rFonts w:ascii="Times New Roman" w:eastAsia="Times New Roman" w:hAnsi="Times New Roman" w:cs="Times New Roman"/>
          <w:bCs/>
          <w:sz w:val="24"/>
        </w:rPr>
        <w:t>à</w:t>
      </w:r>
      <w:r w:rsidR="009850AC" w:rsidRPr="009850AC">
        <w:rPr>
          <w:rFonts w:asciiTheme="majorHAnsi" w:eastAsia="Times New Roman" w:hAnsiTheme="majorHAnsi" w:cstheme="majorHAnsi"/>
          <w:bCs/>
          <w:sz w:val="24"/>
        </w:rPr>
        <w:t xml:space="preserve"> s</w:t>
      </w:r>
      <w:r w:rsidR="009850AC" w:rsidRPr="009850AC">
        <w:rPr>
          <w:rFonts w:ascii="Times New Roman" w:eastAsia="Times New Roman" w:hAnsi="Times New Roman" w:cs="Times New Roman"/>
          <w:bCs/>
          <w:sz w:val="24"/>
        </w:rPr>
        <w:t>ố</w:t>
      </w:r>
      <w:r w:rsidR="009850AC" w:rsidRPr="009850AC">
        <w:rPr>
          <w:rFonts w:asciiTheme="majorHAnsi" w:eastAsia="Times New Roman" w:hAnsiTheme="majorHAnsi" w:cstheme="majorHAnsi"/>
          <w:bCs/>
          <w:sz w:val="24"/>
        </w:rPr>
        <w:t xml:space="preserve"> l</w:t>
      </w:r>
      <w:r w:rsidR="009850AC" w:rsidRPr="009850AC">
        <w:rPr>
          <w:rFonts w:ascii="Times New Roman" w:eastAsia="Times New Roman" w:hAnsi="Times New Roman" w:cs="Times New Roman"/>
          <w:bCs/>
          <w:sz w:val="24"/>
        </w:rPr>
        <w:t>ượ</w:t>
      </w:r>
      <w:r w:rsidR="009850AC" w:rsidRPr="009850AC">
        <w:rPr>
          <w:rFonts w:asciiTheme="majorHAnsi" w:eastAsia="Times New Roman" w:hAnsiTheme="majorHAnsi" w:cstheme="majorHAnsi"/>
          <w:bCs/>
          <w:sz w:val="24"/>
        </w:rPr>
        <w:t>ng c</w:t>
      </w:r>
      <w:r w:rsidR="009850AC" w:rsidRPr="009850AC">
        <w:rPr>
          <w:rFonts w:ascii="Times New Roman" w:eastAsia="Times New Roman" w:hAnsi="Times New Roman" w:cs="Times New Roman"/>
          <w:bCs/>
          <w:sz w:val="24"/>
        </w:rPr>
        <w:t>ổ</w:t>
      </w:r>
      <w:r w:rsidR="009850AC" w:rsidRPr="009850AC">
        <w:rPr>
          <w:rFonts w:asciiTheme="majorHAnsi" w:eastAsia="Times New Roman" w:hAnsiTheme="majorHAnsi" w:cstheme="majorHAnsi"/>
          <w:bCs/>
          <w:sz w:val="24"/>
        </w:rPr>
        <w:t xml:space="preserve">ng CSI-RS. </w:t>
      </w:r>
    </w:p>
    <w:p w14:paraId="6B1210F3" w14:textId="77777777" w:rsidR="002F5781" w:rsidRDefault="009850AC" w:rsidP="004605B6">
      <w:pPr>
        <w:pStyle w:val="ListParagraph"/>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Ch</w:t>
      </w:r>
      <w:r w:rsidRPr="009850AC">
        <w:rPr>
          <w:rFonts w:ascii="Times New Roman" w:eastAsia="Times New Roman" w:hAnsi="Times New Roman" w:cs="Times New Roman"/>
          <w:bCs/>
          <w:sz w:val="24"/>
        </w:rPr>
        <w:t>ỉ</w:t>
      </w:r>
      <w:r w:rsidRPr="009850AC">
        <w:rPr>
          <w:rFonts w:asciiTheme="majorHAnsi" w:eastAsia="Times New Roman" w:hAnsiTheme="majorHAnsi" w:cstheme="majorHAnsi"/>
          <w:bCs/>
          <w:sz w:val="24"/>
        </w:rPr>
        <w:t xml:space="preserve"> s</w:t>
      </w:r>
      <w:r w:rsidRPr="009850AC">
        <w:rPr>
          <w:rFonts w:ascii="Times New Roman" w:eastAsia="Times New Roman" w:hAnsi="Times New Roman" w:cs="Times New Roman"/>
          <w:bCs/>
          <w:sz w:val="24"/>
        </w:rPr>
        <w:t>ố</w:t>
      </w:r>
      <w:r w:rsidRPr="009850AC">
        <w:rPr>
          <w:rFonts w:asciiTheme="majorHAnsi" w:eastAsia="Times New Roman" w:hAnsiTheme="majorHAnsi" w:cstheme="majorHAnsi"/>
          <w:bCs/>
          <w:sz w:val="24"/>
        </w:rPr>
        <w:t xml:space="preserve"> nh</w:t>
      </w:r>
      <w:r w:rsidRPr="009850AC">
        <w:rPr>
          <w:rFonts w:ascii="Times New Roman" w:eastAsia="Times New Roman" w:hAnsi="Times New Roman" w:cs="Times New Roman"/>
          <w:bCs/>
          <w:sz w:val="24"/>
        </w:rPr>
        <w:t>ó</w:t>
      </w:r>
      <w:r w:rsidRPr="009850AC">
        <w:rPr>
          <w:rFonts w:asciiTheme="majorHAnsi" w:eastAsia="Times New Roman" w:hAnsiTheme="majorHAnsi" w:cstheme="majorHAnsi"/>
          <w:bCs/>
          <w:sz w:val="24"/>
        </w:rPr>
        <w:t xml:space="preserve">m CDM </w:t>
      </w:r>
      <w:r w:rsidRPr="000B7FF1">
        <w:rPr>
          <w:rFonts w:asciiTheme="majorHAnsi" w:eastAsia="Times New Roman" w:hAnsiTheme="majorHAnsi" w:cstheme="majorHAnsi"/>
          <w:bCs/>
          <w:i/>
          <w:iCs/>
          <w:sz w:val="24"/>
        </w:rPr>
        <w:t>j</w:t>
      </w:r>
      <w:r w:rsidRPr="009850AC">
        <w:rPr>
          <w:rFonts w:asciiTheme="majorHAnsi" w:eastAsia="Times New Roman" w:hAnsiTheme="majorHAnsi" w:cstheme="majorHAnsi"/>
          <w:bCs/>
          <w:sz w:val="24"/>
        </w:rPr>
        <w:t xml:space="preserve"> </w:t>
      </w:r>
      <w:r w:rsidRPr="009850AC">
        <w:rPr>
          <w:rFonts w:ascii="Times New Roman" w:eastAsia="Times New Roman" w:hAnsi="Times New Roman" w:cs="Times New Roman"/>
          <w:bCs/>
          <w:sz w:val="24"/>
        </w:rPr>
        <w:t>đư</w:t>
      </w:r>
      <w:r w:rsidRPr="009850AC">
        <w:rPr>
          <w:rFonts w:asciiTheme="majorHAnsi" w:eastAsia="Times New Roman" w:hAnsiTheme="majorHAnsi" w:cstheme="majorHAnsi"/>
          <w:bCs/>
          <w:sz w:val="24"/>
        </w:rPr>
        <w:t>a ra trong Bảng 7.4.1.5.3-1 tương ứng với vị trí thời gian/tần số (</w:t>
      </w:r>
      <m:oMath>
        <m:acc>
          <m:accPr>
            <m:chr m:val="̅"/>
            <m:ctrlPr>
              <w:rPr>
                <w:rFonts w:ascii="Cambria Math" w:eastAsia="Times New Roman" w:hAnsi="Cambria Math" w:cstheme="majorHAnsi"/>
                <w:bCs/>
                <w:i/>
                <w:sz w:val="24"/>
              </w:rPr>
            </m:ctrlPr>
          </m:accPr>
          <m:e>
            <m:r>
              <w:rPr>
                <w:rFonts w:ascii="Cambria Math" w:eastAsia="Times New Roman" w:hAnsi="Cambria Math" w:cstheme="majorHAnsi"/>
                <w:sz w:val="24"/>
              </w:rPr>
              <m:t>k</m:t>
            </m:r>
          </m:e>
        </m:acc>
        <m:r>
          <w:rPr>
            <w:rFonts w:ascii="Cambria Math" w:eastAsia="Times New Roman" w:hAnsi="Cambria Math" w:cstheme="majorHAnsi"/>
            <w:sz w:val="24"/>
          </w:rPr>
          <m:t>,</m:t>
        </m:r>
        <m:acc>
          <m:accPr>
            <m:chr m:val="̅"/>
            <m:ctrlPr>
              <w:rPr>
                <w:rFonts w:ascii="Cambria Math" w:eastAsia="Times New Roman" w:hAnsi="Cambria Math" w:cstheme="majorHAnsi"/>
                <w:bCs/>
                <w:i/>
                <w:sz w:val="24"/>
              </w:rPr>
            </m:ctrlPr>
          </m:accPr>
          <m:e>
            <m:r>
              <w:rPr>
                <w:rFonts w:ascii="Cambria Math" w:eastAsia="Times New Roman" w:hAnsi="Cambria Math" w:cstheme="majorHAnsi"/>
                <w:sz w:val="24"/>
              </w:rPr>
              <m:t>l</m:t>
            </m:r>
          </m:e>
        </m:acc>
      </m:oMath>
      <w:r w:rsidRPr="009850AC">
        <w:rPr>
          <w:rFonts w:asciiTheme="majorHAnsi" w:eastAsia="Times New Roman" w:hAnsiTheme="majorHAnsi" w:cstheme="majorHAnsi"/>
          <w:bCs/>
          <w:sz w:val="24"/>
        </w:rPr>
        <w:t xml:space="preserve"> )</w:t>
      </w:r>
      <w:r w:rsidR="002F5781">
        <w:rPr>
          <w:rFonts w:asciiTheme="majorHAnsi" w:eastAsia="Times New Roman" w:hAnsiTheme="majorHAnsi" w:cstheme="majorHAnsi"/>
          <w:bCs/>
          <w:sz w:val="24"/>
        </w:rPr>
        <w:t xml:space="preserve"> </w:t>
      </w:r>
      <w:r w:rsidRPr="009850AC">
        <w:rPr>
          <w:rFonts w:asciiTheme="majorHAnsi" w:eastAsia="Times New Roman" w:hAnsiTheme="majorHAnsi" w:cstheme="majorHAnsi"/>
          <w:bCs/>
          <w:sz w:val="24"/>
        </w:rPr>
        <w:t xml:space="preserve">cho một hàng nhất định của bảng. </w:t>
      </w:r>
    </w:p>
    <w:p w14:paraId="24B141C4" w14:textId="77777777" w:rsidR="002F5781" w:rsidRDefault="009850AC" w:rsidP="004605B6">
      <w:pPr>
        <w:pStyle w:val="ListParagraph"/>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 xml:space="preserve">Các nhóm CDM được đánh số theo thứ tự tăng dần phân bổ miền tần số trước và sau đó tăng phân bổ miền thời gian. </w:t>
      </w:r>
    </w:p>
    <w:p w14:paraId="13E174CC" w14:textId="77777777" w:rsidR="002F5781" w:rsidRDefault="009850AC" w:rsidP="004605B6">
      <w:pPr>
        <w:pStyle w:val="ListParagraph"/>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Đối với tài nguyên CSI-RS được định cấu hình là định kỳ hoặc bán liên tục bởi loại tài nguyên tham số lớp cao hơn hoặc được định cấu hình bởi tham số lớp cao hơn CSI-RS-CellMobility,</w:t>
      </w:r>
      <w:r w:rsidR="002F5781">
        <w:rPr>
          <w:rFonts w:asciiTheme="majorHAnsi" w:eastAsia="Times New Roman" w:hAnsiTheme="majorHAnsi" w:cstheme="majorHAnsi"/>
          <w:bCs/>
          <w:sz w:val="24"/>
        </w:rPr>
        <w:t xml:space="preserve"> </w:t>
      </w:r>
      <w:r w:rsidRPr="009850AC">
        <w:rPr>
          <w:rFonts w:asciiTheme="majorHAnsi" w:eastAsia="Times New Roman" w:hAnsiTheme="majorHAnsi" w:cstheme="majorHAnsi"/>
          <w:bCs/>
          <w:sz w:val="24"/>
        </w:rPr>
        <w:t xml:space="preserve">CSI-RS được truyền trong các khe đáp ứng </w:t>
      </w:r>
    </w:p>
    <w:p w14:paraId="02BB5A68" w14:textId="505D9BC3" w:rsidR="002F5781" w:rsidRDefault="00CE3975" w:rsidP="004605B6">
      <w:pPr>
        <w:pStyle w:val="ListParagraph"/>
        <w:spacing w:after="0" w:line="276" w:lineRule="auto"/>
        <w:jc w:val="center"/>
        <w:rPr>
          <w:rFonts w:asciiTheme="majorHAnsi" w:eastAsia="Times New Roman" w:hAnsiTheme="majorHAnsi" w:cstheme="majorHAnsi"/>
          <w:bCs/>
          <w:sz w:val="24"/>
        </w:rPr>
      </w:pPr>
      <m:oMathPara>
        <m:oMath>
          <m:d>
            <m:dPr>
              <m:ctrlPr>
                <w:rPr>
                  <w:rFonts w:ascii="Cambria Math" w:eastAsia="Times New Roman" w:hAnsi="Cambria Math" w:cstheme="majorHAnsi"/>
                  <w:bCs/>
                  <w:i/>
                  <w:sz w:val="24"/>
                </w:rPr>
              </m:ctrlPr>
            </m:dPr>
            <m:e>
              <m:sSubSup>
                <m:sSubSupPr>
                  <m:ctrlPr>
                    <w:rPr>
                      <w:rFonts w:ascii="Cambria Math" w:eastAsia="Times New Roman" w:hAnsi="Cambria Math" w:cstheme="majorHAnsi"/>
                      <w:bCs/>
                      <w:i/>
                      <w:sz w:val="24"/>
                    </w:rPr>
                  </m:ctrlPr>
                </m:sSubSupPr>
                <m:e>
                  <m:r>
                    <w:rPr>
                      <w:rFonts w:ascii="Cambria Math" w:eastAsia="Times New Roman" w:hAnsi="Cambria Math" w:cstheme="majorHAnsi"/>
                      <w:sz w:val="24"/>
                    </w:rPr>
                    <m:t>N</m:t>
                  </m:r>
                </m:e>
                <m:sub>
                  <m:r>
                    <w:rPr>
                      <w:rFonts w:ascii="Cambria Math" w:eastAsia="Times New Roman" w:hAnsi="Cambria Math" w:cstheme="majorHAnsi"/>
                      <w:sz w:val="24"/>
                    </w:rPr>
                    <m:t>slot</m:t>
                  </m:r>
                </m:sub>
                <m:sup>
                  <m:r>
                    <w:rPr>
                      <w:rFonts w:ascii="Cambria Math" w:eastAsia="Times New Roman" w:hAnsi="Cambria Math" w:cstheme="majorHAnsi"/>
                      <w:sz w:val="24"/>
                    </w:rPr>
                    <m:t>frame,μ</m:t>
                  </m:r>
                </m:sup>
              </m:sSubSup>
              <m:sSub>
                <m:sSubPr>
                  <m:ctrlPr>
                    <w:rPr>
                      <w:rFonts w:ascii="Cambria Math" w:eastAsia="Times New Roman" w:hAnsi="Cambria Math" w:cstheme="majorHAnsi"/>
                      <w:bCs/>
                      <w:i/>
                      <w:sz w:val="24"/>
                    </w:rPr>
                  </m:ctrlPr>
                </m:sSubPr>
                <m:e>
                  <m:r>
                    <w:rPr>
                      <w:rFonts w:ascii="Cambria Math" w:eastAsia="Times New Roman" w:hAnsi="Cambria Math" w:cstheme="majorHAnsi"/>
                      <w:sz w:val="24"/>
                    </w:rPr>
                    <m:t>n</m:t>
                  </m:r>
                </m:e>
                <m:sub>
                  <m:r>
                    <w:rPr>
                      <w:rFonts w:ascii="Cambria Math" w:eastAsia="Times New Roman" w:hAnsi="Cambria Math" w:cstheme="majorHAnsi"/>
                      <w:sz w:val="24"/>
                    </w:rPr>
                    <m:t>f</m:t>
                  </m:r>
                </m:sub>
              </m:sSub>
              <m:r>
                <w:rPr>
                  <w:rFonts w:ascii="Cambria Math" w:eastAsia="Times New Roman" w:hAnsi="Cambria Math" w:cstheme="majorHAnsi"/>
                  <w:sz w:val="24"/>
                </w:rPr>
                <m:t>+</m:t>
              </m:r>
              <m:sSubSup>
                <m:sSubSupPr>
                  <m:ctrlPr>
                    <w:rPr>
                      <w:rFonts w:ascii="Cambria Math" w:eastAsia="Times New Roman" w:hAnsi="Cambria Math" w:cstheme="majorHAnsi"/>
                      <w:bCs/>
                      <w:i/>
                      <w:sz w:val="24"/>
                    </w:rPr>
                  </m:ctrlPr>
                </m:sSubSupPr>
                <m:e>
                  <m:r>
                    <w:rPr>
                      <w:rFonts w:ascii="Cambria Math" w:eastAsia="Times New Roman" w:hAnsi="Cambria Math" w:cstheme="majorHAnsi"/>
                      <w:sz w:val="24"/>
                    </w:rPr>
                    <m:t>n</m:t>
                  </m:r>
                </m:e>
                <m:sub>
                  <m:r>
                    <w:rPr>
                      <w:rFonts w:ascii="Cambria Math" w:eastAsia="Times New Roman" w:hAnsi="Cambria Math" w:cstheme="majorHAnsi"/>
                      <w:sz w:val="24"/>
                    </w:rPr>
                    <m:t>s,f</m:t>
                  </m:r>
                </m:sub>
                <m:sup>
                  <m:r>
                    <w:rPr>
                      <w:rFonts w:ascii="Cambria Math" w:eastAsia="Times New Roman" w:hAnsi="Cambria Math" w:cstheme="majorHAnsi"/>
                      <w:sz w:val="24"/>
                    </w:rPr>
                    <m:t>μ</m:t>
                  </m:r>
                </m:sup>
              </m:sSubSup>
              <m:r>
                <w:rPr>
                  <w:rFonts w:ascii="Cambria Math" w:eastAsia="Times New Roman" w:hAnsi="Cambria Math" w:cstheme="majorHAnsi"/>
                  <w:sz w:val="24"/>
                </w:rPr>
                <m:t xml:space="preserve"> - </m:t>
              </m:r>
              <m:sSub>
                <m:sSubPr>
                  <m:ctrlPr>
                    <w:rPr>
                      <w:rFonts w:ascii="Cambria Math" w:eastAsia="Times New Roman" w:hAnsi="Cambria Math" w:cstheme="majorHAnsi"/>
                      <w:bCs/>
                      <w:i/>
                      <w:sz w:val="24"/>
                    </w:rPr>
                  </m:ctrlPr>
                </m:sSubPr>
                <m:e>
                  <m:r>
                    <w:rPr>
                      <w:rFonts w:ascii="Cambria Math" w:eastAsia="Times New Roman" w:hAnsi="Cambria Math" w:cstheme="majorHAnsi"/>
                      <w:sz w:val="24"/>
                    </w:rPr>
                    <m:t>T</m:t>
                  </m:r>
                </m:e>
                <m:sub>
                  <m:r>
                    <w:rPr>
                      <w:rFonts w:ascii="Cambria Math" w:eastAsia="Times New Roman" w:hAnsi="Cambria Math" w:cstheme="majorHAnsi"/>
                      <w:sz w:val="24"/>
                    </w:rPr>
                    <m:t>offset</m:t>
                  </m:r>
                </m:sub>
              </m:sSub>
            </m:e>
          </m:d>
          <m:r>
            <m:rPr>
              <m:sty m:val="p"/>
            </m:rPr>
            <w:rPr>
              <w:rFonts w:ascii="Cambria Math" w:eastAsia="Times New Roman" w:hAnsi="Cambria Math" w:cstheme="majorHAnsi"/>
              <w:sz w:val="24"/>
            </w:rPr>
            <m:t>mod</m:t>
          </m:r>
          <m:sSub>
            <m:sSubPr>
              <m:ctrlPr>
                <w:rPr>
                  <w:rFonts w:ascii="Cambria Math" w:eastAsia="Times New Roman" w:hAnsi="Cambria Math" w:cstheme="majorHAnsi"/>
                  <w:bCs/>
                  <w:i/>
                  <w:sz w:val="24"/>
                </w:rPr>
              </m:ctrlPr>
            </m:sSubPr>
            <m:e>
              <m:r>
                <w:rPr>
                  <w:rFonts w:ascii="Cambria Math" w:eastAsia="Times New Roman" w:hAnsi="Cambria Math" w:cstheme="majorHAnsi"/>
                  <w:sz w:val="24"/>
                </w:rPr>
                <m:t xml:space="preserve"> T</m:t>
              </m:r>
            </m:e>
            <m:sub>
              <m:r>
                <w:rPr>
                  <w:rFonts w:ascii="Cambria Math" w:eastAsia="Times New Roman" w:hAnsi="Cambria Math" w:cstheme="majorHAnsi"/>
                  <w:sz w:val="24"/>
                </w:rPr>
                <m:t>CSI-RS</m:t>
              </m:r>
            </m:sub>
          </m:sSub>
          <m:r>
            <w:rPr>
              <w:rFonts w:ascii="Cambria Math" w:eastAsia="Times New Roman" w:hAnsi="Cambria Math" w:cstheme="majorHAnsi"/>
              <w:sz w:val="24"/>
            </w:rPr>
            <m:t>=0</m:t>
          </m:r>
        </m:oMath>
      </m:oMathPara>
    </w:p>
    <w:p w14:paraId="445AF5F8" w14:textId="1832F640" w:rsidR="001340C3" w:rsidRDefault="009850AC" w:rsidP="004605B6">
      <w:pPr>
        <w:pStyle w:val="ListParagraph"/>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 xml:space="preserve">trong đó tính tuần hoàn </w:t>
      </w:r>
      <m:oMath>
        <m:sSub>
          <m:sSubPr>
            <m:ctrlPr>
              <w:rPr>
                <w:rFonts w:ascii="Cambria Math" w:eastAsia="Times New Roman" w:hAnsi="Cambria Math" w:cstheme="majorHAnsi"/>
                <w:bCs/>
                <w:i/>
                <w:sz w:val="24"/>
              </w:rPr>
            </m:ctrlPr>
          </m:sSubPr>
          <m:e>
            <m:r>
              <w:rPr>
                <w:rFonts w:ascii="Cambria Math" w:eastAsia="Times New Roman" w:hAnsi="Cambria Math" w:cstheme="majorHAnsi"/>
                <w:sz w:val="24"/>
              </w:rPr>
              <m:t xml:space="preserve"> T</m:t>
            </m:r>
          </m:e>
          <m:sub>
            <m:r>
              <w:rPr>
                <w:rFonts w:ascii="Cambria Math" w:eastAsia="Times New Roman" w:hAnsi="Cambria Math" w:cstheme="majorHAnsi"/>
                <w:sz w:val="24"/>
              </w:rPr>
              <m:t>CSI-RS</m:t>
            </m:r>
          </m:sub>
        </m:sSub>
      </m:oMath>
      <w:r w:rsidRPr="009850AC">
        <w:rPr>
          <w:rFonts w:asciiTheme="majorHAnsi" w:eastAsia="Times New Roman" w:hAnsiTheme="majorHAnsi" w:cstheme="majorHAnsi"/>
          <w:bCs/>
          <w:sz w:val="24"/>
        </w:rPr>
        <w:t xml:space="preserve"> (trong các vị trí) và </w:t>
      </w:r>
      <m:oMath>
        <m:sSub>
          <m:sSubPr>
            <m:ctrlPr>
              <w:rPr>
                <w:rFonts w:ascii="Cambria Math" w:eastAsia="Times New Roman" w:hAnsi="Cambria Math" w:cstheme="majorHAnsi"/>
                <w:bCs/>
                <w:i/>
                <w:sz w:val="24"/>
              </w:rPr>
            </m:ctrlPr>
          </m:sSubPr>
          <m:e>
            <m:r>
              <w:rPr>
                <w:rFonts w:ascii="Cambria Math" w:eastAsia="Times New Roman" w:hAnsi="Cambria Math" w:cstheme="majorHAnsi"/>
                <w:sz w:val="24"/>
              </w:rPr>
              <m:t>T</m:t>
            </m:r>
          </m:e>
          <m:sub>
            <m:r>
              <w:rPr>
                <w:rFonts w:ascii="Cambria Math" w:eastAsia="Times New Roman" w:hAnsi="Cambria Math" w:cstheme="majorHAnsi"/>
                <w:sz w:val="24"/>
              </w:rPr>
              <m:t>offset</m:t>
            </m:r>
          </m:sub>
        </m:sSub>
      </m:oMath>
      <w:r w:rsidR="0051175B">
        <w:rPr>
          <w:rFonts w:asciiTheme="majorHAnsi" w:eastAsia="Times New Roman" w:hAnsiTheme="majorHAnsi" w:cstheme="majorHAnsi"/>
          <w:bCs/>
          <w:sz w:val="24"/>
        </w:rPr>
        <w:t xml:space="preserve"> </w:t>
      </w:r>
      <w:r w:rsidRPr="009850AC">
        <w:rPr>
          <w:rFonts w:asciiTheme="majorHAnsi" w:eastAsia="Times New Roman" w:hAnsiTheme="majorHAnsi" w:cstheme="majorHAnsi"/>
          <w:bCs/>
          <w:sz w:val="24"/>
        </w:rPr>
        <w:t xml:space="preserve">bù vị trí được lấy từ tham số lớp cao hơn </w:t>
      </w:r>
      <w:r w:rsidRPr="0051175B">
        <w:rPr>
          <w:rFonts w:asciiTheme="majorHAnsi" w:eastAsia="Times New Roman" w:hAnsiTheme="majorHAnsi" w:cstheme="majorHAnsi"/>
          <w:bCs/>
          <w:i/>
          <w:iCs/>
          <w:sz w:val="24"/>
        </w:rPr>
        <w:t>CSIResourcePeriodicityAndOffset</w:t>
      </w:r>
      <w:r w:rsidRPr="009850AC">
        <w:rPr>
          <w:rFonts w:asciiTheme="majorHAnsi" w:eastAsia="Times New Roman" w:hAnsiTheme="majorHAnsi" w:cstheme="majorHAnsi"/>
          <w:bCs/>
          <w:sz w:val="24"/>
        </w:rPr>
        <w:t xml:space="preserve"> hoặc </w:t>
      </w:r>
      <w:r w:rsidRPr="0051175B">
        <w:rPr>
          <w:rFonts w:asciiTheme="majorHAnsi" w:eastAsia="Times New Roman" w:hAnsiTheme="majorHAnsi" w:cstheme="majorHAnsi"/>
          <w:bCs/>
          <w:i/>
          <w:iCs/>
          <w:sz w:val="24"/>
        </w:rPr>
        <w:t>slotConfig</w:t>
      </w:r>
      <w:r w:rsidRPr="009850AC">
        <w:rPr>
          <w:rFonts w:asciiTheme="majorHAnsi" w:eastAsia="Times New Roman" w:hAnsiTheme="majorHAnsi" w:cstheme="majorHAnsi"/>
          <w:bCs/>
          <w:sz w:val="24"/>
        </w:rPr>
        <w:t xml:space="preserve">. CSI-RS được truyền trong một </w:t>
      </w:r>
      <w:r w:rsidR="00B64D55">
        <w:rPr>
          <w:rFonts w:asciiTheme="majorHAnsi" w:eastAsia="Times New Roman" w:hAnsiTheme="majorHAnsi" w:cstheme="majorHAnsi"/>
          <w:bCs/>
          <w:sz w:val="24"/>
        </w:rPr>
        <w:t>khe.</w:t>
      </w:r>
    </w:p>
    <w:p w14:paraId="7709A039" w14:textId="13C01605" w:rsidR="009850AC" w:rsidRDefault="00B64D55" w:rsidP="004605B6">
      <w:pPr>
        <w:pStyle w:val="ListParagraph"/>
        <w:numPr>
          <w:ilvl w:val="0"/>
          <w:numId w:val="22"/>
        </w:num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C</w:t>
      </w:r>
      <w:r w:rsidR="009850AC" w:rsidRPr="009850AC">
        <w:rPr>
          <w:rFonts w:asciiTheme="majorHAnsi" w:eastAsia="Times New Roman" w:hAnsiTheme="majorHAnsi" w:cstheme="majorHAnsi"/>
          <w:bCs/>
          <w:sz w:val="24"/>
        </w:rPr>
        <w:t>ác cổng ăng ten trong tài nguyên CSI-RS gần như nằm cùng vị trí với QCL Loại A, Loại D (nếu có) và mức tăng trung bình.</w:t>
      </w:r>
    </w:p>
    <w:p w14:paraId="2D01BA8E" w14:textId="7E469CFD" w:rsidR="00B64D55" w:rsidRDefault="00B64D55" w:rsidP="004605B6">
      <w:pPr>
        <w:spacing w:after="0" w:line="276" w:lineRule="auto"/>
        <w:jc w:val="center"/>
        <w:rPr>
          <w:rFonts w:asciiTheme="majorHAnsi" w:eastAsia="Times New Roman" w:hAnsiTheme="majorHAnsi" w:cstheme="majorHAnsi"/>
          <w:bCs/>
          <w:sz w:val="24"/>
        </w:rPr>
      </w:pPr>
      <w:r w:rsidRPr="00B64D55">
        <w:rPr>
          <w:rFonts w:asciiTheme="majorHAnsi" w:eastAsia="Times New Roman" w:hAnsiTheme="majorHAnsi" w:cstheme="majorHAnsi"/>
          <w:bCs/>
          <w:noProof/>
          <w:sz w:val="24"/>
          <w:lang w:val="en-US" w:eastAsia="en-US"/>
        </w:rPr>
        <w:lastRenderedPageBreak/>
        <w:drawing>
          <wp:inline distT="0" distB="0" distL="0" distR="0" wp14:anchorId="7601979C" wp14:editId="14457E7B">
            <wp:extent cx="5824602" cy="4947646"/>
            <wp:effectExtent l="0" t="0" r="0" b="0"/>
            <wp:docPr id="976204165" name="Hình ảnh 1" descr="Ảnh có chứa văn bản, số, Phông chữ,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4165" name="Hình ảnh 1" descr="Ảnh có chứa văn bản, số, Phông chữ, Song song&#10;&#10;Mô tả được tạo tự động"/>
                    <pic:cNvPicPr/>
                  </pic:nvPicPr>
                  <pic:blipFill>
                    <a:blip r:embed="rId11"/>
                    <a:stretch>
                      <a:fillRect/>
                    </a:stretch>
                  </pic:blipFill>
                  <pic:spPr>
                    <a:xfrm>
                      <a:off x="0" y="0"/>
                      <a:ext cx="5833718" cy="4955390"/>
                    </a:xfrm>
                    <a:prstGeom prst="rect">
                      <a:avLst/>
                    </a:prstGeom>
                  </pic:spPr>
                </pic:pic>
              </a:graphicData>
            </a:graphic>
          </wp:inline>
        </w:drawing>
      </w:r>
    </w:p>
    <w:p w14:paraId="5998F64E" w14:textId="32B9EDE1" w:rsidR="00B64D55" w:rsidRDefault="00B64D55" w:rsidP="004605B6">
      <w:pPr>
        <w:spacing w:after="0" w:line="276" w:lineRule="auto"/>
        <w:jc w:val="center"/>
        <w:rPr>
          <w:rFonts w:asciiTheme="majorHAnsi" w:eastAsia="Times New Roman" w:hAnsiTheme="majorHAnsi" w:cstheme="majorHAnsi"/>
          <w:bCs/>
          <w:sz w:val="24"/>
        </w:rPr>
      </w:pPr>
      <w:r w:rsidRPr="00B64D55">
        <w:rPr>
          <w:rFonts w:asciiTheme="majorHAnsi" w:eastAsia="Times New Roman" w:hAnsiTheme="majorHAnsi" w:cstheme="majorHAnsi"/>
          <w:bCs/>
          <w:noProof/>
          <w:sz w:val="24"/>
          <w:lang w:val="en-US" w:eastAsia="en-US"/>
        </w:rPr>
        <w:drawing>
          <wp:inline distT="0" distB="0" distL="0" distR="0" wp14:anchorId="21E78F4E" wp14:editId="5699DDC5">
            <wp:extent cx="4206259" cy="1465545"/>
            <wp:effectExtent l="0" t="0" r="0" b="0"/>
            <wp:docPr id="1679992375"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92375" name="Hình ảnh 1" descr="Ảnh có chứa văn bản, ảnh chụp màn hình, hàng, Phông chữ&#10;&#10;Mô tả được tạo tự động"/>
                    <pic:cNvPicPr/>
                  </pic:nvPicPr>
                  <pic:blipFill>
                    <a:blip r:embed="rId12"/>
                    <a:stretch>
                      <a:fillRect/>
                    </a:stretch>
                  </pic:blipFill>
                  <pic:spPr>
                    <a:xfrm>
                      <a:off x="0" y="0"/>
                      <a:ext cx="4264092" cy="1485695"/>
                    </a:xfrm>
                    <a:prstGeom prst="rect">
                      <a:avLst/>
                    </a:prstGeom>
                  </pic:spPr>
                </pic:pic>
              </a:graphicData>
            </a:graphic>
          </wp:inline>
        </w:drawing>
      </w:r>
    </w:p>
    <w:p w14:paraId="634AF79C" w14:textId="2669EA90" w:rsidR="00B64D55" w:rsidRPr="00B64D55" w:rsidRDefault="00E571D7" w:rsidP="004605B6">
      <w:pPr>
        <w:spacing w:after="0" w:line="276" w:lineRule="auto"/>
        <w:jc w:val="center"/>
        <w:rPr>
          <w:rFonts w:asciiTheme="majorHAnsi" w:eastAsia="Times New Roman" w:hAnsiTheme="majorHAnsi" w:cstheme="majorHAnsi"/>
          <w:bCs/>
          <w:sz w:val="24"/>
        </w:rPr>
      </w:pPr>
      <w:r w:rsidRPr="00E571D7">
        <w:rPr>
          <w:rFonts w:asciiTheme="majorHAnsi" w:eastAsia="Times New Roman" w:hAnsiTheme="majorHAnsi" w:cstheme="majorHAnsi"/>
          <w:bCs/>
          <w:noProof/>
          <w:sz w:val="24"/>
          <w:lang w:val="en-US" w:eastAsia="en-US"/>
        </w:rPr>
        <w:drawing>
          <wp:inline distT="0" distB="0" distL="0" distR="0" wp14:anchorId="48586177" wp14:editId="31A16760">
            <wp:extent cx="4901411" cy="3121715"/>
            <wp:effectExtent l="0" t="0" r="0" b="0"/>
            <wp:docPr id="22232274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22743" name="Hình ảnh 1" descr="Ảnh có chứa văn bản, ảnh chụp màn hình, số, Phông chữ&#10;&#10;Mô tả được tạo tự động"/>
                    <pic:cNvPicPr/>
                  </pic:nvPicPr>
                  <pic:blipFill>
                    <a:blip r:embed="rId13"/>
                    <a:stretch>
                      <a:fillRect/>
                    </a:stretch>
                  </pic:blipFill>
                  <pic:spPr>
                    <a:xfrm>
                      <a:off x="0" y="0"/>
                      <a:ext cx="4919204" cy="3133047"/>
                    </a:xfrm>
                    <a:prstGeom prst="rect">
                      <a:avLst/>
                    </a:prstGeom>
                  </pic:spPr>
                </pic:pic>
              </a:graphicData>
            </a:graphic>
          </wp:inline>
        </w:drawing>
      </w:r>
    </w:p>
    <w:p w14:paraId="550FBBC2" w14:textId="670D341E" w:rsidR="003359E1" w:rsidRPr="00864465" w:rsidRDefault="003359E1" w:rsidP="004605B6">
      <w:pPr>
        <w:spacing w:after="0" w:line="276" w:lineRule="auto"/>
        <w:jc w:val="both"/>
        <w:rPr>
          <w:rFonts w:asciiTheme="majorHAnsi" w:eastAsia="Times New Roman" w:hAnsiTheme="majorHAnsi" w:cstheme="majorHAnsi"/>
          <w:b/>
          <w:color w:val="000000" w:themeColor="text1"/>
          <w:sz w:val="28"/>
          <w:szCs w:val="28"/>
        </w:rPr>
      </w:pPr>
      <w:r w:rsidRPr="00864465">
        <w:rPr>
          <w:rFonts w:asciiTheme="majorHAnsi" w:eastAsia="Times New Roman" w:hAnsiTheme="majorHAnsi" w:cstheme="majorHAnsi"/>
          <w:b/>
          <w:color w:val="000000" w:themeColor="text1"/>
          <w:sz w:val="28"/>
          <w:szCs w:val="28"/>
          <w:highlight w:val="yellow"/>
        </w:rPr>
        <w:lastRenderedPageBreak/>
        <w:t xml:space="preserve">4. </w:t>
      </w:r>
      <w:r w:rsidR="006E752C" w:rsidRPr="00864465">
        <w:rPr>
          <w:rFonts w:asciiTheme="majorHAnsi" w:eastAsia="Times New Roman" w:hAnsiTheme="majorHAnsi" w:cstheme="majorHAnsi"/>
          <w:b/>
          <w:color w:val="000000" w:themeColor="text1"/>
          <w:sz w:val="28"/>
          <w:szCs w:val="28"/>
          <w:highlight w:val="yellow"/>
        </w:rPr>
        <w:t>Kênh PBCH</w:t>
      </w:r>
      <w:r w:rsidR="00EC6D6B" w:rsidRPr="00864465">
        <w:rPr>
          <w:rFonts w:asciiTheme="majorHAnsi" w:eastAsia="Times New Roman" w:hAnsiTheme="majorHAnsi" w:cstheme="majorHAnsi"/>
          <w:b/>
          <w:color w:val="000000" w:themeColor="text1"/>
          <w:sz w:val="28"/>
          <w:szCs w:val="28"/>
          <w:highlight w:val="yellow"/>
        </w:rPr>
        <w:t xml:space="preserve"> - Physical broadcast channel</w:t>
      </w:r>
    </w:p>
    <w:p w14:paraId="5ED3E9D5" w14:textId="66282137" w:rsidR="009249C3" w:rsidRPr="009249C3" w:rsidRDefault="00B77605" w:rsidP="004605B6">
      <w:pPr>
        <w:shd w:val="clear" w:color="auto" w:fill="FFFFFF"/>
        <w:spacing w:after="0" w:line="276" w:lineRule="auto"/>
        <w:jc w:val="both"/>
        <w:outlineLvl w:val="0"/>
        <w:rPr>
          <w:rFonts w:asciiTheme="majorHAnsi" w:eastAsia="Times New Roman" w:hAnsiTheme="majorHAnsi" w:cstheme="majorHAnsi"/>
          <w:b/>
          <w:bCs/>
          <w:color w:val="000000" w:themeColor="text1"/>
          <w:kern w:val="36"/>
          <w:sz w:val="24"/>
          <w:szCs w:val="24"/>
          <w14:ligatures w14:val="none"/>
        </w:rPr>
      </w:pPr>
      <w:r>
        <w:rPr>
          <w:rFonts w:asciiTheme="majorHAnsi" w:eastAsia="Times New Roman" w:hAnsiTheme="majorHAnsi" w:cstheme="majorHAnsi"/>
          <w:b/>
          <w:bCs/>
          <w:color w:val="000000" w:themeColor="text1"/>
          <w:kern w:val="36"/>
          <w:sz w:val="24"/>
          <w:szCs w:val="24"/>
          <w14:ligatures w14:val="none"/>
        </w:rPr>
        <w:t xml:space="preserve">4.1. Tổng quan kênh </w:t>
      </w:r>
      <w:r w:rsidR="009249C3" w:rsidRPr="009249C3">
        <w:rPr>
          <w:rFonts w:asciiTheme="majorHAnsi" w:eastAsia="Times New Roman" w:hAnsiTheme="majorHAnsi" w:cstheme="majorHAnsi"/>
          <w:b/>
          <w:bCs/>
          <w:color w:val="000000" w:themeColor="text1"/>
          <w:kern w:val="36"/>
          <w:sz w:val="24"/>
          <w:szCs w:val="24"/>
          <w14:ligatures w14:val="none"/>
        </w:rPr>
        <w:t>PBCH (Physical Broadcast Channel)</w:t>
      </w:r>
    </w:p>
    <w:p w14:paraId="3DCCA960" w14:textId="770ED93E" w:rsidR="00BF5A37" w:rsidRPr="00BF5A37" w:rsidRDefault="00843F2A"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843F2A">
        <w:rPr>
          <w:rFonts w:asciiTheme="majorHAnsi" w:eastAsia="Times New Roman" w:hAnsiTheme="majorHAnsi" w:cstheme="majorHAnsi"/>
          <w:color w:val="000000" w:themeColor="text1"/>
          <w:kern w:val="0"/>
          <w:sz w:val="24"/>
          <w:szCs w:val="24"/>
          <w14:ligatures w14:val="none"/>
        </w:rPr>
        <w:t xml:space="preserve">+ </w:t>
      </w:r>
      <w:r w:rsidR="00BF5A37" w:rsidRPr="00BF5A37">
        <w:rPr>
          <w:rFonts w:asciiTheme="majorHAnsi" w:eastAsia="Times New Roman" w:hAnsiTheme="majorHAnsi" w:cstheme="majorHAnsi"/>
          <w:color w:val="000000" w:themeColor="text1"/>
          <w:kern w:val="0"/>
          <w:sz w:val="24"/>
          <w:szCs w:val="24"/>
          <w14:ligatures w14:val="none"/>
        </w:rPr>
        <w:t>Quá trình truyền tải PBCH bao gồm một loạt các bước để chuẩn bị và truyền thông tin Kênh PBCH. PBCH là thành phần chính trong mạng truyền thông di động, đặc biệt là trong hệ thống LTE và 5G. Nó đóng vai trò là kênh chính mà qua đó trạm cơ sở (eNodeB trong LTE, gNodeB trong 5G) truyền MIB đến UE.</w:t>
      </w:r>
    </w:p>
    <w:p w14:paraId="4480F925" w14:textId="68D169AE" w:rsidR="00BF5A37" w:rsidRDefault="00843F2A"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843F2A">
        <w:rPr>
          <w:rFonts w:asciiTheme="majorHAnsi" w:eastAsia="Times New Roman" w:hAnsiTheme="majorHAnsi" w:cstheme="majorHAnsi"/>
          <w:color w:val="000000" w:themeColor="text1"/>
          <w:kern w:val="0"/>
          <w:sz w:val="24"/>
          <w:szCs w:val="24"/>
          <w14:ligatures w14:val="none"/>
        </w:rPr>
        <w:t xml:space="preserve">+ </w:t>
      </w:r>
      <w:r w:rsidR="00BF5A37" w:rsidRPr="00BF5A37">
        <w:rPr>
          <w:rFonts w:asciiTheme="majorHAnsi" w:eastAsia="Times New Roman" w:hAnsiTheme="majorHAnsi" w:cstheme="majorHAnsi"/>
          <w:color w:val="000000" w:themeColor="text1"/>
          <w:kern w:val="0"/>
          <w:sz w:val="24"/>
          <w:szCs w:val="24"/>
          <w14:ligatures w14:val="none"/>
        </w:rPr>
        <w:t>PBCH mang thông tin quan trọng mà UE cần để giải mã các thông tin quảng bá khác và thiết lập kết nối với mạng.</w:t>
      </w:r>
    </w:p>
    <w:p w14:paraId="43D13C2F" w14:textId="77777777" w:rsidR="00843F2A" w:rsidRDefault="00843F2A" w:rsidP="004605B6">
      <w:pPr>
        <w:shd w:val="clear" w:color="auto" w:fill="FFFFFF"/>
        <w:spacing w:after="0" w:line="276" w:lineRule="auto"/>
        <w:jc w:val="both"/>
        <w:outlineLvl w:val="0"/>
        <w:rPr>
          <w:rFonts w:asciiTheme="majorHAnsi" w:eastAsia="Times New Roman" w:hAnsiTheme="majorHAnsi" w:cstheme="majorHAnsi"/>
          <w:color w:val="000000" w:themeColor="text1"/>
          <w:kern w:val="0"/>
          <w:sz w:val="24"/>
          <w:szCs w:val="24"/>
          <w14:ligatures w14:val="none"/>
        </w:rPr>
      </w:pPr>
      <w:bookmarkStart w:id="3" w:name="PBCH_Transport_Process"/>
    </w:p>
    <w:p w14:paraId="1EFC5370" w14:textId="1BAE241A" w:rsidR="009249C3" w:rsidRPr="009249C3" w:rsidRDefault="00B77605" w:rsidP="004605B6">
      <w:pPr>
        <w:shd w:val="clear" w:color="auto" w:fill="FFFFFF"/>
        <w:spacing w:after="0" w:line="276" w:lineRule="auto"/>
        <w:jc w:val="both"/>
        <w:outlineLvl w:val="0"/>
        <w:rPr>
          <w:rFonts w:asciiTheme="majorHAnsi" w:eastAsia="Times New Roman" w:hAnsiTheme="majorHAnsi" w:cstheme="majorHAnsi"/>
          <w:b/>
          <w:bCs/>
          <w:color w:val="000000" w:themeColor="text1"/>
          <w:kern w:val="36"/>
          <w:sz w:val="24"/>
          <w:szCs w:val="24"/>
          <w14:ligatures w14:val="none"/>
        </w:rPr>
      </w:pPr>
      <w:r>
        <w:rPr>
          <w:rFonts w:asciiTheme="majorHAnsi" w:eastAsia="Times New Roman" w:hAnsiTheme="majorHAnsi" w:cstheme="majorHAnsi"/>
          <w:b/>
          <w:bCs/>
          <w:color w:val="000000" w:themeColor="text1"/>
          <w:kern w:val="36"/>
          <w:sz w:val="24"/>
          <w:szCs w:val="24"/>
          <w14:ligatures w14:val="none"/>
        </w:rPr>
        <w:t xml:space="preserve">4.2. </w:t>
      </w:r>
      <w:r w:rsidR="007016D6" w:rsidRPr="007016D6">
        <w:rPr>
          <w:rFonts w:asciiTheme="majorHAnsi" w:eastAsia="Times New Roman" w:hAnsiTheme="majorHAnsi" w:cstheme="majorHAnsi"/>
          <w:b/>
          <w:bCs/>
          <w:color w:val="000000" w:themeColor="text1"/>
          <w:kern w:val="36"/>
          <w:sz w:val="24"/>
          <w:szCs w:val="24"/>
          <w14:ligatures w14:val="none"/>
        </w:rPr>
        <w:t>Cấu trúc kênh PBCH và thuật toán của các module trong kênh PBCH</w:t>
      </w:r>
      <w:bookmarkEnd w:id="3"/>
    </w:p>
    <w:p w14:paraId="4665066E" w14:textId="77777777" w:rsidR="003E3E35" w:rsidRDefault="003E3E35"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3E3E35">
        <w:rPr>
          <w:rFonts w:asciiTheme="majorHAnsi" w:eastAsia="Times New Roman" w:hAnsiTheme="majorHAnsi" w:cstheme="majorHAnsi"/>
          <w:color w:val="000000" w:themeColor="text1"/>
          <w:kern w:val="0"/>
          <w:sz w:val="24"/>
          <w:szCs w:val="24"/>
          <w14:ligatures w14:val="none"/>
        </w:rPr>
        <w:t xml:space="preserve">+ </w:t>
      </w:r>
      <w:r w:rsidRPr="00843F2A">
        <w:rPr>
          <w:rFonts w:asciiTheme="majorHAnsi" w:eastAsia="Times New Roman" w:hAnsiTheme="majorHAnsi" w:cstheme="majorHAnsi"/>
          <w:color w:val="000000" w:themeColor="text1"/>
          <w:kern w:val="0"/>
          <w:sz w:val="24"/>
          <w:szCs w:val="24"/>
          <w14:ligatures w14:val="none"/>
        </w:rPr>
        <w:t>Quy trình vận chuyển PBCH</w:t>
      </w:r>
    </w:p>
    <w:p w14:paraId="0F23CC00" w14:textId="75CACD89" w:rsidR="003E3E35" w:rsidRDefault="003E3E35"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843F2A">
        <w:rPr>
          <w:rFonts w:asciiTheme="majorHAnsi" w:eastAsia="Times New Roman" w:hAnsiTheme="majorHAnsi" w:cstheme="majorHAnsi"/>
          <w:color w:val="000000" w:themeColor="text1"/>
          <w:kern w:val="0"/>
          <w:sz w:val="24"/>
          <w:szCs w:val="24"/>
          <w14:ligatures w14:val="none"/>
        </w:rPr>
        <w:t xml:space="preserve">(1) </w:t>
      </w:r>
      <w:r w:rsidRPr="003E3E35">
        <w:rPr>
          <w:rFonts w:asciiTheme="majorHAnsi" w:eastAsia="Times New Roman" w:hAnsiTheme="majorHAnsi" w:cstheme="majorHAnsi"/>
          <w:color w:val="000000" w:themeColor="text1"/>
          <w:kern w:val="0"/>
          <w:sz w:val="24"/>
          <w:szCs w:val="24"/>
          <w14:ligatures w14:val="none"/>
        </w:rPr>
        <w:t>PBCH Payload Generation</w:t>
      </w:r>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(2) Scrambling</w:t>
      </w:r>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(3) CRC Attachment</w:t>
      </w:r>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(4) Channel Coding</w:t>
      </w:r>
      <w:r w:rsidR="00347725">
        <w:rPr>
          <w:rFonts w:asciiTheme="majorHAnsi" w:eastAsia="Times New Roman" w:hAnsiTheme="majorHAnsi" w:cstheme="majorHAnsi"/>
          <w:color w:val="000000" w:themeColor="text1"/>
          <w:kern w:val="0"/>
          <w:sz w:val="24"/>
          <w:szCs w:val="24"/>
          <w:lang w:val="en-US"/>
          <w14:ligatures w14:val="none"/>
        </w:rPr>
        <w:t xml:space="preserve"> =&gt; (5) Rate Matching =&gt; </w:t>
      </w:r>
      <w:r w:rsidRPr="003E3E35">
        <w:rPr>
          <w:rFonts w:asciiTheme="majorHAnsi" w:eastAsia="Times New Roman" w:hAnsiTheme="majorHAnsi" w:cstheme="majorHAnsi"/>
          <w:color w:val="000000" w:themeColor="text1"/>
          <w:kern w:val="0"/>
          <w:sz w:val="24"/>
          <w:szCs w:val="24"/>
          <w14:ligatures w14:val="none"/>
        </w:rPr>
        <w:t>(6) Scrambling</w:t>
      </w:r>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(7) Modulation</w:t>
      </w:r>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(8) Resource Element Mapping</w:t>
      </w:r>
    </w:p>
    <w:p w14:paraId="15A588BF" w14:textId="77777777" w:rsidR="0045735D" w:rsidRDefault="000B305D"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0B305D">
        <w:rPr>
          <w:rFonts w:asciiTheme="majorHAnsi" w:eastAsia="Times New Roman" w:hAnsiTheme="majorHAnsi" w:cstheme="majorHAnsi"/>
          <w:color w:val="000000" w:themeColor="text1"/>
          <w:kern w:val="0"/>
          <w:sz w:val="24"/>
          <w:szCs w:val="24"/>
          <w14:ligatures w14:val="none"/>
        </w:rPr>
        <w:t>- Sơ đồ sau minh họa Quy trình truyền tải PBCH trong hệ thống thông tin di động, trình bày chi tiết trình tự các bước liên quan đến việc chuẩn bị và truyền PBCH từ gNB đến UE</w:t>
      </w:r>
    </w:p>
    <w:p w14:paraId="5FF70F88" w14:textId="003BEAA6"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lang w:val="en-US"/>
          <w14:ligatures w14:val="none"/>
        </w:rPr>
      </w:pPr>
      <w:r w:rsidRPr="009249C3">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5FDEE03D" wp14:editId="15994F24">
            <wp:extent cx="3399183" cy="3245334"/>
            <wp:effectExtent l="0" t="0" r="0" b="0"/>
            <wp:docPr id="94838824" name="Hình ảnh 7"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824" name="Hình ảnh 7" descr="Ảnh có chứa văn bản, ảnh chụp màn hình, Phông chữ, hà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502" cy="3265688"/>
                    </a:xfrm>
                    <a:prstGeom prst="rect">
                      <a:avLst/>
                    </a:prstGeom>
                    <a:noFill/>
                    <a:ln>
                      <a:noFill/>
                    </a:ln>
                  </pic:spPr>
                </pic:pic>
              </a:graphicData>
            </a:graphic>
          </wp:inline>
        </w:drawing>
      </w:r>
    </w:p>
    <w:p w14:paraId="56E6E250" w14:textId="339AF887"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PBCH Payload Generation: </w:t>
      </w:r>
      <w:r w:rsidR="0045735D">
        <w:rPr>
          <w:rFonts w:asciiTheme="majorHAnsi" w:eastAsia="Times New Roman" w:hAnsiTheme="majorHAnsi" w:cstheme="majorHAnsi"/>
          <w:color w:val="000000" w:themeColor="text1"/>
          <w:kern w:val="0"/>
          <w:sz w:val="24"/>
          <w:szCs w:val="24"/>
          <w14:ligatures w14:val="none"/>
        </w:rPr>
        <w:t xml:space="preserve">Dữ liệu kênh </w:t>
      </w:r>
      <w:r w:rsidRPr="009249C3">
        <w:rPr>
          <w:rFonts w:asciiTheme="majorHAnsi" w:eastAsia="Times New Roman" w:hAnsiTheme="majorHAnsi" w:cstheme="majorHAnsi"/>
          <w:color w:val="000000" w:themeColor="text1"/>
          <w:kern w:val="0"/>
          <w:sz w:val="24"/>
          <w:szCs w:val="24"/>
          <w14:ligatures w14:val="none"/>
        </w:rPr>
        <w:t>BCH</w:t>
      </w:r>
      <w:r w:rsidR="0045735D">
        <w:rPr>
          <w:rFonts w:asciiTheme="majorHAnsi" w:eastAsia="Times New Roman" w:hAnsiTheme="majorHAnsi" w:cstheme="majorHAnsi"/>
          <w:color w:val="000000" w:themeColor="text1"/>
          <w:kern w:val="0"/>
          <w:sz w:val="24"/>
          <w:szCs w:val="24"/>
          <w14:ligatures w14:val="none"/>
        </w:rPr>
        <w:t xml:space="preserve"> được tạo. Đây </w:t>
      </w:r>
      <w:r w:rsidRPr="009249C3">
        <w:rPr>
          <w:rFonts w:asciiTheme="majorHAnsi" w:eastAsia="Times New Roman" w:hAnsiTheme="majorHAnsi" w:cstheme="majorHAnsi"/>
          <w:color w:val="000000" w:themeColor="text1"/>
          <w:kern w:val="0"/>
          <w:sz w:val="24"/>
          <w:szCs w:val="24"/>
          <w14:ligatures w14:val="none"/>
        </w:rPr>
        <w:t xml:space="preserve"> </w:t>
      </w:r>
      <w:r w:rsidR="00766598" w:rsidRPr="00766598">
        <w:rPr>
          <w:rFonts w:asciiTheme="majorHAnsi" w:eastAsia="Times New Roman" w:hAnsiTheme="majorHAnsi" w:cstheme="majorHAnsi"/>
          <w:color w:val="000000" w:themeColor="text1"/>
          <w:kern w:val="0"/>
          <w:sz w:val="24"/>
          <w:szCs w:val="24"/>
          <w14:ligatures w14:val="none"/>
        </w:rPr>
        <w:t>là bước đầu tiên chuẩn bị dữ liệu cần được phát sóng.</w:t>
      </w:r>
    </w:p>
    <w:p w14:paraId="72850488" w14:textId="204B19BE"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Scrambling: </w:t>
      </w:r>
      <w:r w:rsidR="00766598">
        <w:rPr>
          <w:rFonts w:asciiTheme="majorHAnsi" w:eastAsia="Times New Roman" w:hAnsiTheme="majorHAnsi" w:cstheme="majorHAnsi"/>
          <w:color w:val="000000" w:themeColor="text1"/>
          <w:kern w:val="0"/>
          <w:sz w:val="24"/>
          <w:szCs w:val="24"/>
          <w14:ligatures w14:val="none"/>
        </w:rPr>
        <w:t>P</w:t>
      </w:r>
      <w:r w:rsidR="00766598" w:rsidRPr="009249C3">
        <w:rPr>
          <w:rFonts w:asciiTheme="majorHAnsi" w:eastAsia="Times New Roman" w:hAnsiTheme="majorHAnsi" w:cstheme="majorHAnsi"/>
          <w:color w:val="000000" w:themeColor="text1"/>
          <w:kern w:val="0"/>
          <w:sz w:val="24"/>
          <w:szCs w:val="24"/>
          <w14:ligatures w14:val="none"/>
        </w:rPr>
        <w:t xml:space="preserve">ayload </w:t>
      </w:r>
      <w:r w:rsidR="00766598" w:rsidRPr="00766598">
        <w:rPr>
          <w:rFonts w:asciiTheme="majorHAnsi" w:eastAsia="Times New Roman" w:hAnsiTheme="majorHAnsi" w:cstheme="majorHAnsi"/>
          <w:color w:val="000000" w:themeColor="text1"/>
          <w:kern w:val="0"/>
          <w:sz w:val="24"/>
          <w:szCs w:val="24"/>
          <w14:ligatures w14:val="none"/>
        </w:rPr>
        <w:t>được tạo ra sẽ bị xáo trộn. Bước này rất quan trọng để giảm thiểu nhiễu và duy trì tính toàn vẹn của tín hiệu.</w:t>
      </w:r>
      <w:r w:rsidR="00766598">
        <w:rPr>
          <w:rFonts w:asciiTheme="majorHAnsi" w:eastAsia="Times New Roman" w:hAnsiTheme="majorHAnsi" w:cstheme="majorHAnsi"/>
          <w:color w:val="000000" w:themeColor="text1"/>
          <w:kern w:val="0"/>
          <w:sz w:val="24"/>
          <w:szCs w:val="24"/>
          <w14:ligatures w14:val="none"/>
        </w:rPr>
        <w:t xml:space="preserve"> </w:t>
      </w:r>
    </w:p>
    <w:p w14:paraId="0F83A12D" w14:textId="77777777" w:rsidR="00766598"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CRC Attachment: </w:t>
      </w:r>
      <w:r w:rsidR="00766598">
        <w:rPr>
          <w:rFonts w:asciiTheme="majorHAnsi" w:eastAsia="Times New Roman" w:hAnsiTheme="majorHAnsi" w:cstheme="majorHAnsi"/>
          <w:color w:val="000000" w:themeColor="text1"/>
          <w:kern w:val="0"/>
          <w:sz w:val="24"/>
          <w:szCs w:val="24"/>
          <w14:ligatures w14:val="none"/>
        </w:rPr>
        <w:t xml:space="preserve">Một </w:t>
      </w:r>
      <w:r w:rsidRPr="009249C3">
        <w:rPr>
          <w:rFonts w:asciiTheme="majorHAnsi" w:eastAsia="Times New Roman" w:hAnsiTheme="majorHAnsi" w:cstheme="majorHAnsi"/>
          <w:color w:val="000000" w:themeColor="text1"/>
          <w:kern w:val="0"/>
          <w:sz w:val="24"/>
          <w:szCs w:val="24"/>
          <w14:ligatures w14:val="none"/>
        </w:rPr>
        <w:t xml:space="preserve">Cyclic Redundancy Check (CRC) </w:t>
      </w:r>
      <w:r w:rsidR="00766598" w:rsidRPr="00766598">
        <w:rPr>
          <w:rFonts w:asciiTheme="majorHAnsi" w:eastAsia="Times New Roman" w:hAnsiTheme="majorHAnsi" w:cstheme="majorHAnsi"/>
          <w:color w:val="000000" w:themeColor="text1"/>
          <w:kern w:val="0"/>
          <w:sz w:val="24"/>
          <w:szCs w:val="24"/>
          <w14:ligatures w14:val="none"/>
        </w:rPr>
        <w:t>được gắn vào dữ liệu được xáo trộn nhằm mục đích phát hiện lỗi.</w:t>
      </w:r>
    </w:p>
    <w:p w14:paraId="308225F2" w14:textId="77777777" w:rsidR="000B6F96"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Channel Coding: </w:t>
      </w:r>
      <w:r w:rsidR="000B6F96" w:rsidRPr="000B6F96">
        <w:rPr>
          <w:rFonts w:asciiTheme="majorHAnsi" w:eastAsia="Times New Roman" w:hAnsiTheme="majorHAnsi" w:cstheme="majorHAnsi"/>
          <w:color w:val="000000" w:themeColor="text1"/>
          <w:kern w:val="0"/>
          <w:sz w:val="24"/>
          <w:szCs w:val="24"/>
          <w14:ligatures w14:val="none"/>
        </w:rPr>
        <w:t>Dữ liệu có CRC được mã hóa để bảo vệ khỏi các lỗi tiềm ẩn trong quá trình truyền.</w:t>
      </w:r>
    </w:p>
    <w:p w14:paraId="31797D50" w14:textId="1AA5927F"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Rate Matching: </w:t>
      </w:r>
      <w:r w:rsidR="000B6F96" w:rsidRPr="000B6F96">
        <w:rPr>
          <w:rFonts w:asciiTheme="majorHAnsi" w:eastAsia="Times New Roman" w:hAnsiTheme="majorHAnsi" w:cstheme="majorHAnsi"/>
          <w:color w:val="000000" w:themeColor="text1"/>
          <w:kern w:val="0"/>
          <w:sz w:val="24"/>
          <w:szCs w:val="24"/>
          <w14:ligatures w14:val="none"/>
        </w:rPr>
        <w:t xml:space="preserve">Dữ liệu được mã hóa sau đó được xử lý thông qua việc </w:t>
      </w:r>
      <w:r w:rsidR="000B6F96" w:rsidRPr="009249C3">
        <w:rPr>
          <w:rFonts w:asciiTheme="majorHAnsi" w:eastAsia="Times New Roman" w:hAnsiTheme="majorHAnsi" w:cstheme="majorHAnsi"/>
          <w:color w:val="000000" w:themeColor="text1"/>
          <w:kern w:val="0"/>
          <w:sz w:val="24"/>
          <w:szCs w:val="24"/>
          <w14:ligatures w14:val="none"/>
        </w:rPr>
        <w:t xml:space="preserve">rate </w:t>
      </w:r>
      <w:r w:rsidR="000B6F96">
        <w:rPr>
          <w:rFonts w:asciiTheme="majorHAnsi" w:eastAsia="Times New Roman" w:hAnsiTheme="majorHAnsi" w:cstheme="majorHAnsi"/>
          <w:color w:val="000000" w:themeColor="text1"/>
          <w:kern w:val="0"/>
          <w:sz w:val="24"/>
          <w:szCs w:val="24"/>
          <w14:ligatures w14:val="none"/>
        </w:rPr>
        <w:t xml:space="preserve">matching </w:t>
      </w:r>
      <w:r w:rsidR="000B6F96" w:rsidRPr="000B6F96">
        <w:rPr>
          <w:rFonts w:asciiTheme="majorHAnsi" w:eastAsia="Times New Roman" w:hAnsiTheme="majorHAnsi" w:cstheme="majorHAnsi"/>
          <w:color w:val="000000" w:themeColor="text1"/>
          <w:kern w:val="0"/>
          <w:sz w:val="24"/>
          <w:szCs w:val="24"/>
          <w14:ligatures w14:val="none"/>
        </w:rPr>
        <w:t>để đảm bảo rằng nó phù hợp với các tài nguyên truyền tải sẵn có.</w:t>
      </w:r>
      <w:r w:rsidR="000B6F96">
        <w:rPr>
          <w:rFonts w:asciiTheme="majorHAnsi" w:eastAsia="Times New Roman" w:hAnsiTheme="majorHAnsi" w:cstheme="majorHAnsi"/>
          <w:color w:val="000000" w:themeColor="text1"/>
          <w:kern w:val="0"/>
          <w:sz w:val="24"/>
          <w:szCs w:val="24"/>
          <w14:ligatures w14:val="none"/>
        </w:rPr>
        <w:t xml:space="preserve"> </w:t>
      </w:r>
    </w:p>
    <w:p w14:paraId="1CC936D7" w14:textId="00C8049F"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Scrambling: </w:t>
      </w:r>
      <w:r w:rsidR="000B6F96" w:rsidRPr="000B6F96">
        <w:rPr>
          <w:rFonts w:asciiTheme="majorHAnsi" w:eastAsia="Times New Roman" w:hAnsiTheme="majorHAnsi" w:cstheme="majorHAnsi"/>
          <w:color w:val="000000" w:themeColor="text1"/>
          <w:kern w:val="0"/>
          <w:sz w:val="24"/>
          <w:szCs w:val="24"/>
          <w14:ligatures w14:val="none"/>
        </w:rPr>
        <w:t>Dữ liệu khớp với tỷ lệ trải qua quá trình xáo trộn thứ hai. Điều này có thể nhằm mục đích tăng cường bảo mật hoặc giảm thiểu nhiễu</w:t>
      </w:r>
      <w:r w:rsidRPr="009249C3">
        <w:rPr>
          <w:rFonts w:asciiTheme="majorHAnsi" w:eastAsia="Times New Roman" w:hAnsiTheme="majorHAnsi" w:cstheme="majorHAnsi"/>
          <w:color w:val="000000" w:themeColor="text1"/>
          <w:kern w:val="0"/>
          <w:sz w:val="24"/>
          <w:szCs w:val="24"/>
          <w14:ligatures w14:val="none"/>
        </w:rPr>
        <w:t>.</w:t>
      </w:r>
    </w:p>
    <w:p w14:paraId="6E498DBD" w14:textId="73F95834"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Modulation: </w:t>
      </w:r>
      <w:r w:rsidR="004C2B58" w:rsidRPr="004C2B58">
        <w:rPr>
          <w:rFonts w:asciiTheme="majorHAnsi" w:eastAsia="Times New Roman" w:hAnsiTheme="majorHAnsi" w:cstheme="majorHAnsi"/>
          <w:color w:val="000000" w:themeColor="text1"/>
          <w:kern w:val="0"/>
          <w:sz w:val="24"/>
          <w:szCs w:val="24"/>
          <w14:ligatures w14:val="none"/>
        </w:rPr>
        <w:t>Sau đó, dữ liệu được mã hóa sẽ được điều chế, nghĩa là nó được chuyển đổi thành dạng sóng phù hợp để truyền qua phổ tần số vô tuyến.</w:t>
      </w:r>
      <w:r w:rsidRPr="009249C3">
        <w:rPr>
          <w:rFonts w:asciiTheme="majorHAnsi" w:eastAsia="Times New Roman" w:hAnsiTheme="majorHAnsi" w:cstheme="majorHAnsi"/>
          <w:color w:val="000000" w:themeColor="text1"/>
          <w:kern w:val="0"/>
          <w:sz w:val="24"/>
          <w:szCs w:val="24"/>
          <w14:ligatures w14:val="none"/>
        </w:rPr>
        <w:t>.</w:t>
      </w:r>
    </w:p>
    <w:p w14:paraId="16CF73A0" w14:textId="5D634218"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Resource Element Mapping:</w:t>
      </w:r>
      <w:r w:rsidR="004C2B58" w:rsidRPr="004C2B58">
        <w:t xml:space="preserve"> </w:t>
      </w:r>
      <w:r w:rsidR="004C2B58" w:rsidRPr="004C2B58">
        <w:rPr>
          <w:rFonts w:asciiTheme="majorHAnsi" w:eastAsia="Times New Roman" w:hAnsiTheme="majorHAnsi" w:cstheme="majorHAnsi"/>
          <w:color w:val="000000" w:themeColor="text1"/>
          <w:kern w:val="0"/>
          <w:sz w:val="24"/>
          <w:szCs w:val="24"/>
          <w14:ligatures w14:val="none"/>
        </w:rPr>
        <w:t>Cuối cùng, dữ liệu đã điều chế được ánh xạ lên các phần tử tài nguyên trong lưới tần số-thời gian để truyền thực tế.</w:t>
      </w:r>
      <w:r w:rsidRPr="009249C3">
        <w:rPr>
          <w:rFonts w:asciiTheme="majorHAnsi" w:eastAsia="Times New Roman" w:hAnsiTheme="majorHAnsi" w:cstheme="majorHAnsi"/>
          <w:color w:val="000000" w:themeColor="text1"/>
          <w:kern w:val="0"/>
          <w:sz w:val="24"/>
          <w:szCs w:val="24"/>
          <w14:ligatures w14:val="none"/>
        </w:rPr>
        <w:t>.</w:t>
      </w:r>
    </w:p>
    <w:p w14:paraId="2F9388D5" w14:textId="7777777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bookmarkStart w:id="4" w:name="PBCH_Payload_Generation"/>
      <w:r w:rsidRPr="009249C3">
        <w:rPr>
          <w:rFonts w:asciiTheme="majorHAnsi" w:eastAsia="Times New Roman" w:hAnsiTheme="majorHAnsi" w:cstheme="majorHAnsi"/>
          <w:b/>
          <w:bCs/>
          <w:color w:val="000000" w:themeColor="text1"/>
          <w:kern w:val="0"/>
          <w:sz w:val="24"/>
          <w:szCs w:val="24"/>
          <w14:ligatures w14:val="none"/>
        </w:rPr>
        <w:t>(1) PBCH Payload Generation</w:t>
      </w:r>
      <w:bookmarkEnd w:id="4"/>
    </w:p>
    <w:p w14:paraId="5C6B0F6F" w14:textId="23C2B1F1" w:rsidR="004C2B58" w:rsidRDefault="004C2B58"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4C2B58">
        <w:rPr>
          <w:rFonts w:asciiTheme="majorHAnsi" w:eastAsia="Times New Roman" w:hAnsiTheme="majorHAnsi" w:cstheme="majorHAnsi"/>
          <w:color w:val="000000" w:themeColor="text1"/>
          <w:kern w:val="0"/>
          <w:sz w:val="24"/>
          <w:szCs w:val="24"/>
          <w14:ligatures w14:val="none"/>
        </w:rPr>
        <w:lastRenderedPageBreak/>
        <w:t xml:space="preserve">Hình minh họa quy trình </w:t>
      </w:r>
      <w:r w:rsidRPr="009249C3">
        <w:rPr>
          <w:rFonts w:asciiTheme="majorHAnsi" w:eastAsia="Times New Roman" w:hAnsiTheme="majorHAnsi" w:cstheme="majorHAnsi"/>
          <w:color w:val="000000" w:themeColor="text1"/>
          <w:kern w:val="0"/>
          <w:sz w:val="24"/>
          <w:szCs w:val="24"/>
          <w14:ligatures w14:val="none"/>
        </w:rPr>
        <w:t>PBCH Payload Generation</w:t>
      </w:r>
      <w:r w:rsidRPr="004C2B58">
        <w:rPr>
          <w:rFonts w:asciiTheme="majorHAnsi" w:eastAsia="Times New Roman" w:hAnsiTheme="majorHAnsi" w:cstheme="majorHAnsi"/>
          <w:color w:val="000000" w:themeColor="text1"/>
          <w:kern w:val="0"/>
          <w:sz w:val="24"/>
          <w:szCs w:val="24"/>
          <w14:ligatures w14:val="none"/>
        </w:rPr>
        <w:t xml:space="preserve">, bước khởi đầu quan trọng. Quá trình này là công cụ tạo ra </w:t>
      </w:r>
      <w:r w:rsidR="003F42F6" w:rsidRPr="009249C3">
        <w:rPr>
          <w:rFonts w:asciiTheme="majorHAnsi" w:eastAsia="Times New Roman" w:hAnsiTheme="majorHAnsi" w:cstheme="majorHAnsi"/>
          <w:color w:val="000000" w:themeColor="text1"/>
          <w:kern w:val="0"/>
          <w:sz w:val="24"/>
          <w:szCs w:val="24"/>
          <w14:ligatures w14:val="none"/>
        </w:rPr>
        <w:t xml:space="preserve">payload </w:t>
      </w:r>
      <w:r w:rsidRPr="004C2B58">
        <w:rPr>
          <w:rFonts w:asciiTheme="majorHAnsi" w:eastAsia="Times New Roman" w:hAnsiTheme="majorHAnsi" w:cstheme="majorHAnsi"/>
          <w:color w:val="000000" w:themeColor="text1"/>
          <w:kern w:val="0"/>
          <w:sz w:val="24"/>
          <w:szCs w:val="24"/>
          <w14:ligatures w14:val="none"/>
        </w:rPr>
        <w:t xml:space="preserve">sẽ được truyền qua Kênh </w:t>
      </w:r>
      <w:r w:rsidR="003F42F6">
        <w:rPr>
          <w:rFonts w:asciiTheme="majorHAnsi" w:eastAsia="Times New Roman" w:hAnsiTheme="majorHAnsi" w:cstheme="majorHAnsi"/>
          <w:color w:val="000000" w:themeColor="text1"/>
          <w:kern w:val="0"/>
          <w:sz w:val="24"/>
          <w:szCs w:val="24"/>
          <w14:ligatures w14:val="none"/>
        </w:rPr>
        <w:t>PBCH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3"/>
        <w:gridCol w:w="5013"/>
      </w:tblGrid>
      <w:tr w:rsidR="001F36A7" w14:paraId="1C9F27E1" w14:textId="77777777" w:rsidTr="001F36A7">
        <w:tc>
          <w:tcPr>
            <w:tcW w:w="5013" w:type="dxa"/>
          </w:tcPr>
          <w:p w14:paraId="716EF10B" w14:textId="375B9F6E" w:rsidR="001F36A7" w:rsidRPr="003F42F6" w:rsidRDefault="00012879" w:rsidP="004605B6">
            <w:p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1F36A7" w:rsidRPr="003F42F6">
              <w:rPr>
                <w:rFonts w:asciiTheme="majorHAnsi" w:eastAsia="Times New Roman" w:hAnsiTheme="majorHAnsi" w:cstheme="majorHAnsi"/>
                <w:color w:val="000000" w:themeColor="text1"/>
                <w:kern w:val="0"/>
                <w:sz w:val="24"/>
                <w:szCs w:val="24"/>
                <w14:ligatures w14:val="none"/>
              </w:rPr>
              <w:t xml:space="preserve">Chuỗi dữ liệu BCH bắt đầu bằng các bit được dán nhãn từ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r>
                    <w:rPr>
                      <w:rFonts w:ascii="Cambria Math" w:eastAsia="Times New Roman" w:hAnsi="Cambria Math" w:cstheme="majorHAnsi"/>
                      <w:color w:val="000000" w:themeColor="text1"/>
                      <w:kern w:val="0"/>
                      <w:sz w:val="24"/>
                      <w:szCs w:val="24"/>
                      <w14:ligatures w14:val="none"/>
                    </w:rPr>
                    <m:t>0</m:t>
                  </m:r>
                </m:sub>
              </m:sSub>
            </m:oMath>
            <w:r w:rsidR="001F36A7" w:rsidRPr="003F42F6">
              <w:rPr>
                <w:rFonts w:asciiTheme="majorHAnsi" w:eastAsia="Times New Roman" w:hAnsiTheme="majorHAnsi" w:cstheme="majorHAnsi"/>
                <w:color w:val="000000" w:themeColor="text1"/>
                <w:kern w:val="0"/>
                <w:sz w:val="24"/>
                <w:szCs w:val="24"/>
                <w14:ligatures w14:val="none"/>
              </w:rPr>
              <w:t xml:space="preserve"> đến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-1</m:t>
                  </m:r>
                </m:sub>
              </m:sSub>
            </m:oMath>
            <w:r w:rsidR="006F76F7">
              <w:rPr>
                <w:rFonts w:asciiTheme="majorHAnsi" w:eastAsia="Times New Roman" w:hAnsiTheme="majorHAnsi" w:cstheme="majorHAnsi"/>
                <w:color w:val="000000" w:themeColor="text1"/>
                <w:kern w:val="0"/>
                <w:sz w:val="24"/>
                <w:szCs w:val="24"/>
                <w14:ligatures w14:val="none"/>
              </w:rPr>
              <w:t>(</w:t>
            </w:r>
            <m:oMath>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oMath>
            <w:r w:rsidR="006F76F7" w:rsidRPr="006F76F7">
              <w:rPr>
                <w:rFonts w:asciiTheme="majorHAnsi" w:eastAsia="Times New Roman" w:hAnsiTheme="majorHAnsi" w:cstheme="majorHAnsi"/>
                <w:color w:val="000000" w:themeColor="text1"/>
                <w:kern w:val="0"/>
                <w:sz w:val="24"/>
                <w:szCs w:val="24"/>
                <w14:ligatures w14:val="none"/>
              </w:rPr>
              <w:t xml:space="preserve"> là kích thước </w:t>
            </w:r>
            <w:r w:rsidR="00F05A21" w:rsidRPr="00F05A21">
              <w:rPr>
                <w:rFonts w:asciiTheme="majorHAnsi" w:eastAsia="Times New Roman" w:hAnsiTheme="majorHAnsi" w:cstheme="majorHAnsi"/>
                <w:color w:val="000000" w:themeColor="text1"/>
                <w:kern w:val="0"/>
                <w:sz w:val="24"/>
                <w:szCs w:val="24"/>
                <w14:ligatures w14:val="none"/>
              </w:rPr>
              <w:t>payload</w:t>
            </w:r>
            <w:r w:rsidR="00F05A21">
              <w:rPr>
                <w:rFonts w:asciiTheme="majorHAnsi" w:eastAsia="Times New Roman" w:hAnsiTheme="majorHAnsi" w:cstheme="majorHAnsi"/>
                <w:color w:val="000000" w:themeColor="text1"/>
                <w:kern w:val="0"/>
                <w:sz w:val="24"/>
                <w:szCs w:val="24"/>
                <w14:ligatures w14:val="none"/>
              </w:rPr>
              <w:t xml:space="preserve"> </w:t>
            </w:r>
            <w:r w:rsidR="006F76F7" w:rsidRPr="006F76F7">
              <w:rPr>
                <w:rFonts w:asciiTheme="majorHAnsi" w:eastAsia="Times New Roman" w:hAnsiTheme="majorHAnsi" w:cstheme="majorHAnsi"/>
                <w:color w:val="000000" w:themeColor="text1"/>
                <w:kern w:val="0"/>
                <w:sz w:val="24"/>
                <w:szCs w:val="24"/>
                <w14:ligatures w14:val="none"/>
              </w:rPr>
              <w:t xml:space="preserve">được tạo bởi các lớp cao </w:t>
            </w:r>
            <w:r w:rsidR="006F76F7">
              <w:rPr>
                <w:rFonts w:asciiTheme="majorHAnsi" w:eastAsia="Times New Roman" w:hAnsiTheme="majorHAnsi" w:cstheme="majorHAnsi"/>
                <w:color w:val="000000" w:themeColor="text1"/>
                <w:kern w:val="0"/>
                <w:sz w:val="24"/>
                <w:szCs w:val="24"/>
                <w14:ligatures w14:val="none"/>
              </w:rPr>
              <w:t xml:space="preserve">hơn) . Chuỗi </w:t>
            </w:r>
            <w:r w:rsidR="001F36A7" w:rsidRPr="003F42F6">
              <w:rPr>
                <w:rFonts w:asciiTheme="majorHAnsi" w:eastAsia="Times New Roman" w:hAnsiTheme="majorHAnsi" w:cstheme="majorHAnsi"/>
                <w:color w:val="000000" w:themeColor="text1"/>
                <w:kern w:val="0"/>
                <w:sz w:val="24"/>
                <w:szCs w:val="24"/>
                <w14:ligatures w14:val="none"/>
              </w:rPr>
              <w:t>này sau đó được tăng cường bằng các bit bổ sung mã hóa thông tin hệ thống cụ thể:</w:t>
            </w:r>
          </w:p>
          <w:p w14:paraId="48223166" w14:textId="0AB382A0" w:rsidR="001F36A7" w:rsidRDefault="001F36A7" w:rsidP="004605B6">
            <w:pPr>
              <w:pStyle w:val="ListParagraph"/>
              <w:numPr>
                <w:ilvl w:val="0"/>
                <w:numId w:val="15"/>
              </w:numPr>
              <w:shd w:val="clear" w:color="auto" w:fill="FFFFFF"/>
              <w:spacing w:line="276" w:lineRule="auto"/>
              <w:ind w:left="360"/>
              <w:jc w:val="both"/>
              <w:rPr>
                <w:rFonts w:asciiTheme="majorHAnsi" w:eastAsia="Times New Roman" w:hAnsiTheme="majorHAnsi" w:cstheme="majorHAnsi"/>
                <w:color w:val="000000" w:themeColor="text1"/>
                <w:kern w:val="0"/>
                <w:sz w:val="24"/>
                <w:szCs w:val="24"/>
                <w14:ligatures w14:val="none"/>
              </w:rPr>
            </w:pPr>
            <w:r w:rsidRPr="00791525">
              <w:rPr>
                <w:rFonts w:asciiTheme="majorHAnsi" w:eastAsia="Times New Roman" w:hAnsiTheme="majorHAnsi" w:cstheme="majorHAnsi"/>
                <w:color w:val="000000" w:themeColor="text1"/>
                <w:kern w:val="0"/>
                <w:sz w:val="24"/>
                <w:szCs w:val="24"/>
                <w14:ligatures w14:val="none"/>
              </w:rPr>
              <w:t xml:space="preserve">Các bit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+1</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+2</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+3</m:t>
                  </m:r>
                </m:sub>
              </m:sSub>
            </m:oMath>
            <w:r w:rsidRPr="00791525">
              <w:rPr>
                <w:rFonts w:asciiTheme="majorHAnsi" w:eastAsia="Times New Roman" w:hAnsiTheme="majorHAnsi" w:cstheme="majorHAnsi"/>
                <w:color w:val="000000" w:themeColor="text1"/>
                <w:kern w:val="0"/>
                <w:sz w:val="24"/>
                <w:szCs w:val="24"/>
                <w14:ligatures w14:val="none"/>
              </w:rPr>
              <w:t>tương ứng với LSB thứ 4, 3, 2 và 1 của System Frame Number (SFN)</w:t>
            </w:r>
          </w:p>
          <w:p w14:paraId="62CE0060" w14:textId="573D7787" w:rsidR="001F36A7" w:rsidRDefault="001F36A7" w:rsidP="004605B6">
            <w:pPr>
              <w:pStyle w:val="ListParagraph"/>
              <w:numPr>
                <w:ilvl w:val="0"/>
                <w:numId w:val="15"/>
              </w:numPr>
              <w:shd w:val="clear" w:color="auto" w:fill="FFFFFF"/>
              <w:spacing w:line="276" w:lineRule="auto"/>
              <w:ind w:left="360"/>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B</w:t>
            </w:r>
            <w:r w:rsidRPr="00791525">
              <w:rPr>
                <w:rFonts w:asciiTheme="majorHAnsi" w:eastAsia="Times New Roman" w:hAnsiTheme="majorHAnsi" w:cstheme="majorHAnsi"/>
                <w:color w:val="000000" w:themeColor="text1"/>
                <w:kern w:val="0"/>
                <w:sz w:val="24"/>
                <w:szCs w:val="24"/>
                <w14:ligatures w14:val="none"/>
              </w:rPr>
              <w:t xml:space="preserve">it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+4</m:t>
                  </m:r>
                </m:sub>
              </m:sSub>
            </m:oMath>
            <w:r w:rsidRPr="00791525">
              <w:rPr>
                <w:rFonts w:asciiTheme="majorHAnsi" w:eastAsia="Times New Roman" w:hAnsiTheme="majorHAnsi" w:cstheme="majorHAnsi"/>
                <w:color w:val="000000" w:themeColor="text1"/>
                <w:kern w:val="0"/>
                <w:sz w:val="24"/>
                <w:szCs w:val="24"/>
                <w14:ligatures w14:val="none"/>
              </w:rPr>
              <w:t xml:space="preserve"> biểu thị một nửa bit khung vô tuyến.</w:t>
            </w:r>
          </w:p>
          <w:p w14:paraId="13F1596A" w14:textId="27935E87" w:rsidR="001F36A7" w:rsidRDefault="001F36A7" w:rsidP="004605B6">
            <w:pPr>
              <w:pStyle w:val="ListParagraph"/>
              <w:numPr>
                <w:ilvl w:val="0"/>
                <w:numId w:val="15"/>
              </w:numPr>
              <w:shd w:val="clear" w:color="auto" w:fill="FFFFFF"/>
              <w:spacing w:line="276" w:lineRule="auto"/>
              <w:ind w:left="360"/>
              <w:jc w:val="both"/>
              <w:rPr>
                <w:rFonts w:asciiTheme="majorHAnsi" w:eastAsia="Times New Roman" w:hAnsiTheme="majorHAnsi" w:cstheme="majorHAnsi"/>
                <w:color w:val="000000" w:themeColor="text1"/>
                <w:kern w:val="0"/>
                <w:sz w:val="24"/>
                <w:szCs w:val="24"/>
                <w14:ligatures w14:val="none"/>
              </w:rPr>
            </w:pPr>
            <w:r w:rsidRPr="00791525">
              <w:rPr>
                <w:rFonts w:asciiTheme="majorHAnsi" w:eastAsia="Times New Roman" w:hAnsiTheme="majorHAnsi" w:cstheme="majorHAnsi"/>
                <w:color w:val="000000" w:themeColor="text1"/>
                <w:kern w:val="0"/>
                <w:sz w:val="24"/>
                <w:szCs w:val="24"/>
                <w14:ligatures w14:val="none"/>
              </w:rPr>
              <w:t xml:space="preserve">Khi LSSB bằng 64, các bit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+5</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+6</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+7</m:t>
                  </m:r>
                </m:sub>
              </m:sSub>
            </m:oMath>
            <w:r w:rsidRPr="00791525">
              <w:rPr>
                <w:rFonts w:asciiTheme="majorHAnsi" w:eastAsia="Times New Roman" w:hAnsiTheme="majorHAnsi" w:cstheme="majorHAnsi"/>
                <w:color w:val="000000" w:themeColor="text1"/>
                <w:kern w:val="0"/>
                <w:sz w:val="24"/>
                <w:szCs w:val="24"/>
                <w14:ligatures w14:val="none"/>
              </w:rPr>
              <w:t xml:space="preserve"> lần lượt là các bit thứ 6, 5 và 4 của chỉ số khối SS/PBCH.</w:t>
            </w:r>
          </w:p>
          <w:p w14:paraId="2CFFF89F" w14:textId="6E93C226" w:rsidR="001F36A7" w:rsidRPr="00B31010" w:rsidRDefault="001F36A7" w:rsidP="004605B6">
            <w:pPr>
              <w:pStyle w:val="ListParagraph"/>
              <w:numPr>
                <w:ilvl w:val="0"/>
                <w:numId w:val="15"/>
              </w:numPr>
              <w:shd w:val="clear" w:color="auto" w:fill="FFFFFF"/>
              <w:spacing w:line="276" w:lineRule="auto"/>
              <w:ind w:left="360"/>
              <w:jc w:val="both"/>
              <w:rPr>
                <w:rFonts w:asciiTheme="majorHAnsi" w:eastAsia="Times New Roman" w:hAnsiTheme="majorHAnsi" w:cstheme="majorHAnsi"/>
                <w:color w:val="000000" w:themeColor="text1"/>
                <w:kern w:val="0"/>
                <w:sz w:val="24"/>
                <w:szCs w:val="24"/>
                <w14:ligatures w14:val="none"/>
              </w:rPr>
            </w:pPr>
            <w:r w:rsidRPr="00B31010">
              <w:rPr>
                <w:rFonts w:asciiTheme="majorHAnsi" w:eastAsia="Times New Roman" w:hAnsiTheme="majorHAnsi" w:cstheme="majorHAnsi"/>
                <w:color w:val="000000" w:themeColor="text1"/>
                <w:kern w:val="0"/>
                <w:sz w:val="24"/>
                <w:szCs w:val="24"/>
                <w14:ligatures w14:val="none"/>
              </w:rPr>
              <w:t xml:space="preserve">Nếu LSSB không bằng 64 thì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+5</m:t>
                  </m:r>
                </m:sub>
              </m:sSub>
            </m:oMath>
            <w:r w:rsidRPr="00B31010">
              <w:rPr>
                <w:rFonts w:asciiTheme="majorHAnsi" w:eastAsia="Times New Roman" w:hAnsiTheme="majorHAnsi" w:cstheme="majorHAnsi"/>
                <w:color w:val="000000" w:themeColor="text1"/>
                <w:kern w:val="0"/>
                <w:sz w:val="24"/>
                <w:szCs w:val="24"/>
                <w14:ligatures w14:val="none"/>
              </w:rPr>
              <w:t xml:space="preserve"> là MSB của kSSB, với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+6</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+7</m:t>
                  </m:r>
                </m:sub>
              </m:sSub>
            </m:oMath>
            <w:r w:rsidRPr="00B31010">
              <w:rPr>
                <w:rFonts w:asciiTheme="majorHAnsi" w:eastAsia="Times New Roman" w:hAnsiTheme="majorHAnsi" w:cstheme="majorHAnsi"/>
                <w:color w:val="000000" w:themeColor="text1"/>
                <w:kern w:val="0"/>
                <w:sz w:val="24"/>
                <w:szCs w:val="24"/>
                <w14:ligatures w14:val="none"/>
              </w:rPr>
              <w:t xml:space="preserve"> được bảo lưu.</w:t>
            </w:r>
          </w:p>
          <w:p w14:paraId="0DA6FE92" w14:textId="3EA3335D" w:rsidR="001F36A7" w:rsidRDefault="00012879" w:rsidP="004605B6">
            <w:p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1F36A7" w:rsidRPr="003F42F6">
              <w:rPr>
                <w:rFonts w:asciiTheme="majorHAnsi" w:eastAsia="Times New Roman" w:hAnsiTheme="majorHAnsi" w:cstheme="majorHAnsi"/>
                <w:color w:val="000000" w:themeColor="text1"/>
                <w:kern w:val="0"/>
                <w:sz w:val="24"/>
                <w:szCs w:val="24"/>
                <w14:ligatures w14:val="none"/>
              </w:rPr>
              <w:t xml:space="preserve">Sau khi các bit này được chèn vào, một </w:t>
            </w:r>
            <w:r w:rsidR="001F36A7" w:rsidRPr="00B31010">
              <w:rPr>
                <w:rFonts w:asciiTheme="majorHAnsi" w:eastAsia="Times New Roman" w:hAnsiTheme="majorHAnsi" w:cstheme="majorHAnsi"/>
                <w:color w:val="000000" w:themeColor="text1"/>
                <w:kern w:val="0"/>
                <w:sz w:val="24"/>
                <w:szCs w:val="24"/>
                <w14:ligatures w14:val="none"/>
              </w:rPr>
              <w:t>interleaving process</w:t>
            </w:r>
            <w:r w:rsidR="001F36A7" w:rsidRPr="003F42F6">
              <w:rPr>
                <w:rFonts w:asciiTheme="majorHAnsi" w:eastAsia="Times New Roman" w:hAnsiTheme="majorHAnsi" w:cstheme="majorHAnsi"/>
                <w:color w:val="000000" w:themeColor="text1"/>
                <w:kern w:val="0"/>
                <w:sz w:val="24"/>
                <w:szCs w:val="24"/>
                <w14:ligatures w14:val="none"/>
              </w:rPr>
              <w:t xml:space="preserve"> được áp dụng, sắp xếp lại chuỗi từ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0</m:t>
                  </m:r>
                </m:sub>
              </m:sSub>
            </m:oMath>
            <w:r w:rsidR="001F36A7" w:rsidRPr="003F42F6">
              <w:rPr>
                <w:rFonts w:asciiTheme="majorHAnsi" w:eastAsia="Times New Roman" w:hAnsiTheme="majorHAnsi" w:cstheme="majorHAnsi"/>
                <w:color w:val="000000" w:themeColor="text1"/>
                <w:kern w:val="0"/>
                <w:sz w:val="24"/>
                <w:szCs w:val="24"/>
                <w14:ligatures w14:val="none"/>
              </w:rPr>
              <w:t xml:space="preserve"> đến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A-1</m:t>
                  </m:r>
                </m:sub>
              </m:sSub>
            </m:oMath>
            <w:r w:rsidR="001F36A7" w:rsidRPr="003F42F6">
              <w:rPr>
                <w:rFonts w:asciiTheme="majorHAnsi" w:eastAsia="Times New Roman" w:hAnsiTheme="majorHAnsi" w:cstheme="majorHAnsi"/>
                <w:color w:val="000000" w:themeColor="text1"/>
                <w:kern w:val="0"/>
                <w:sz w:val="24"/>
                <w:szCs w:val="24"/>
                <w14:ligatures w14:val="none"/>
              </w:rPr>
              <w:t xml:space="preserve">, hoàn thành giai đoạn tạo </w:t>
            </w:r>
            <w:r w:rsidR="001F36A7">
              <w:rPr>
                <w:rFonts w:asciiTheme="majorHAnsi" w:eastAsia="Times New Roman" w:hAnsiTheme="majorHAnsi" w:cstheme="majorHAnsi"/>
                <w:color w:val="000000" w:themeColor="text1"/>
                <w:kern w:val="0"/>
                <w:sz w:val="24"/>
                <w:szCs w:val="24"/>
                <w14:ligatures w14:val="none"/>
              </w:rPr>
              <w:t>payload</w:t>
            </w:r>
            <w:r w:rsidR="001F36A7" w:rsidRPr="003F42F6">
              <w:rPr>
                <w:rFonts w:asciiTheme="majorHAnsi" w:eastAsia="Times New Roman" w:hAnsiTheme="majorHAnsi" w:cstheme="majorHAnsi"/>
                <w:color w:val="000000" w:themeColor="text1"/>
                <w:kern w:val="0"/>
                <w:sz w:val="24"/>
                <w:szCs w:val="24"/>
                <w14:ligatures w14:val="none"/>
              </w:rPr>
              <w:t xml:space="preserve"> sẵn sàng cho các bước truyền tiếp theo.</w:t>
            </w:r>
          </w:p>
        </w:tc>
        <w:tc>
          <w:tcPr>
            <w:tcW w:w="5013" w:type="dxa"/>
          </w:tcPr>
          <w:p w14:paraId="5A80DCB0" w14:textId="52DA708A" w:rsidR="001F36A7" w:rsidRDefault="001F36A7" w:rsidP="004605B6">
            <w:pPr>
              <w:spacing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211C2DA2" wp14:editId="510F6EFA">
                  <wp:extent cx="3036506" cy="2868902"/>
                  <wp:effectExtent l="0" t="0" r="0" b="0"/>
                  <wp:docPr id="1810043346" name="Hình ảnh 6"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43346" name="Hình ảnh 6" descr="Ảnh có chứa văn bản, ảnh chụp màn hình, biểu đồ, Phông chữ&#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648" cy="2883208"/>
                          </a:xfrm>
                          <a:prstGeom prst="rect">
                            <a:avLst/>
                          </a:prstGeom>
                          <a:noFill/>
                          <a:ln>
                            <a:noFill/>
                          </a:ln>
                        </pic:spPr>
                      </pic:pic>
                    </a:graphicData>
                  </a:graphic>
                </wp:inline>
              </w:drawing>
            </w:r>
          </w:p>
        </w:tc>
      </w:tr>
    </w:tbl>
    <w:p w14:paraId="37BA0187" w14:textId="77777777" w:rsidR="005E7C76" w:rsidRDefault="005E7C76" w:rsidP="004605B6">
      <w:p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bookmarkStart w:id="5" w:name="Scrambling"/>
    </w:p>
    <w:p w14:paraId="08495C3C" w14:textId="4275AEA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r w:rsidRPr="009249C3">
        <w:rPr>
          <w:rFonts w:asciiTheme="majorHAnsi" w:eastAsia="Times New Roman" w:hAnsiTheme="majorHAnsi" w:cstheme="majorHAnsi"/>
          <w:b/>
          <w:bCs/>
          <w:color w:val="000000" w:themeColor="text1"/>
          <w:kern w:val="0"/>
          <w:sz w:val="24"/>
          <w:szCs w:val="24"/>
          <w14:ligatures w14:val="none"/>
        </w:rPr>
        <w:t>(2) Scrambling</w:t>
      </w:r>
      <w:bookmarkEnd w:id="5"/>
    </w:p>
    <w:p w14:paraId="01642BAA" w14:textId="6BA227E8" w:rsidR="009249C3" w:rsidRPr="009249C3" w:rsidRDefault="005E7C76"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5E7C76">
        <w:rPr>
          <w:rFonts w:asciiTheme="majorHAnsi" w:eastAsia="Times New Roman" w:hAnsiTheme="majorHAnsi" w:cstheme="majorHAnsi"/>
          <w:color w:val="000000" w:themeColor="text1"/>
          <w:kern w:val="0"/>
          <w:sz w:val="24"/>
          <w:szCs w:val="24"/>
          <w14:ligatures w14:val="none"/>
        </w:rPr>
        <w:t xml:space="preserve">Hình </w:t>
      </w:r>
      <w:r>
        <w:rPr>
          <w:rFonts w:asciiTheme="majorHAnsi" w:eastAsia="Times New Roman" w:hAnsiTheme="majorHAnsi" w:cstheme="majorHAnsi"/>
          <w:color w:val="000000" w:themeColor="text1"/>
          <w:kern w:val="0"/>
          <w:sz w:val="24"/>
          <w:szCs w:val="24"/>
          <w14:ligatures w14:val="none"/>
        </w:rPr>
        <w:t xml:space="preserve">dưới </w:t>
      </w:r>
      <w:r w:rsidRPr="005E7C76">
        <w:rPr>
          <w:rFonts w:asciiTheme="majorHAnsi" w:eastAsia="Times New Roman" w:hAnsiTheme="majorHAnsi" w:cstheme="majorHAnsi"/>
          <w:color w:val="000000" w:themeColor="text1"/>
          <w:kern w:val="0"/>
          <w:sz w:val="24"/>
          <w:szCs w:val="24"/>
          <w14:ligatures w14:val="none"/>
        </w:rPr>
        <w:t xml:space="preserve">mô tả chi tiết quá trình </w:t>
      </w:r>
      <w:r>
        <w:rPr>
          <w:rFonts w:asciiTheme="majorHAnsi" w:eastAsia="Times New Roman" w:hAnsiTheme="majorHAnsi" w:cstheme="majorHAnsi"/>
          <w:color w:val="000000" w:themeColor="text1"/>
          <w:kern w:val="0"/>
          <w:sz w:val="24"/>
          <w:szCs w:val="24"/>
          <w14:ligatures w14:val="none"/>
        </w:rPr>
        <w:t xml:space="preserve">scrambling. </w:t>
      </w:r>
      <w:r w:rsidRPr="005E7C76">
        <w:rPr>
          <w:rFonts w:asciiTheme="majorHAnsi" w:eastAsia="Times New Roman" w:hAnsiTheme="majorHAnsi" w:cstheme="majorHAnsi"/>
          <w:color w:val="000000" w:themeColor="text1"/>
          <w:kern w:val="0"/>
          <w:sz w:val="24"/>
          <w:szCs w:val="24"/>
          <w14:ligatures w14:val="none"/>
        </w:rPr>
        <w:t>Quá trình bắt đầu bằng việc tạo ra chuỗi khởi tạo</w:t>
      </w:r>
      <w:r w:rsidR="00F66DBB">
        <w:rPr>
          <w:rFonts w:asciiTheme="majorHAnsi" w:eastAsia="Times New Roman" w:hAnsiTheme="majorHAnsi" w:cstheme="majorHAnsi"/>
          <w:color w:val="000000" w:themeColor="text1"/>
          <w:kern w:val="0"/>
          <w:sz w:val="24"/>
          <w:szCs w:val="24"/>
          <w14:ligatures w14:val="none"/>
        </w:rPr>
        <w:t xml:space="preserve">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c</m:t>
            </m:r>
          </m:e>
          <m:sub>
            <m:r>
              <w:rPr>
                <w:rFonts w:ascii="Cambria Math" w:eastAsia="Times New Roman" w:hAnsi="Cambria Math" w:cstheme="majorHAnsi"/>
                <w:color w:val="000000" w:themeColor="text1"/>
                <w:kern w:val="0"/>
                <w:sz w:val="24"/>
                <w:szCs w:val="24"/>
                <w14:ligatures w14:val="none"/>
              </w:rPr>
              <m:t>init</m:t>
            </m:r>
          </m:sub>
        </m:sSub>
        <m:r>
          <w:rPr>
            <w:rFonts w:ascii="Cambria Math" w:eastAsia="Times New Roman" w:hAnsi="Cambria Math" w:cstheme="majorHAnsi"/>
            <w:color w:val="000000" w:themeColor="text1"/>
            <w:kern w:val="0"/>
            <w:sz w:val="24"/>
            <w:szCs w:val="24"/>
            <w14:ligatures w14:val="none"/>
          </w:rPr>
          <m:t xml:space="preserve"> </m:t>
        </m:r>
      </m:oMath>
      <w:r w:rsidRPr="005E7C76">
        <w:rPr>
          <w:rFonts w:asciiTheme="majorHAnsi" w:eastAsia="Times New Roman" w:hAnsiTheme="majorHAnsi" w:cstheme="majorHAnsi"/>
          <w:color w:val="000000" w:themeColor="text1"/>
          <w:kern w:val="0"/>
          <w:sz w:val="24"/>
          <w:szCs w:val="24"/>
          <w14:ligatures w14:val="none"/>
        </w:rPr>
        <w:t xml:space="preserve">phụ thuộc vào ID </w:t>
      </w:r>
      <w:r w:rsidR="003472CD">
        <w:rPr>
          <w:rFonts w:asciiTheme="majorHAnsi" w:eastAsia="Times New Roman" w:hAnsiTheme="majorHAnsi" w:cstheme="majorHAnsi"/>
          <w:color w:val="000000" w:themeColor="text1"/>
          <w:kern w:val="0"/>
          <w:sz w:val="24"/>
          <w:szCs w:val="24"/>
          <w14:ligatures w14:val="none"/>
        </w:rPr>
        <w:t>cell</w:t>
      </w:r>
      <w:r w:rsidRPr="005E7C76">
        <w:rPr>
          <w:rFonts w:asciiTheme="majorHAnsi" w:eastAsia="Times New Roman" w:hAnsiTheme="majorHAnsi" w:cstheme="majorHAnsi"/>
          <w:color w:val="000000" w:themeColor="text1"/>
          <w:kern w:val="0"/>
          <w:sz w:val="24"/>
          <w:szCs w:val="24"/>
          <w14:ligatures w14:val="none"/>
        </w:rPr>
        <w:t xml:space="preserve"> </w:t>
      </w:r>
      <m:oMath>
        <m:sSubSup>
          <m:sSubSupPr>
            <m:ctrlPr>
              <w:rPr>
                <w:rFonts w:ascii="Cambria Math" w:eastAsia="Times New Roman" w:hAnsi="Cambria Math" w:cstheme="majorHAnsi"/>
                <w:i/>
                <w:color w:val="000000" w:themeColor="text1"/>
                <w:kern w:val="0"/>
                <w:sz w:val="24"/>
                <w:szCs w:val="24"/>
                <w14:ligatures w14:val="none"/>
              </w:rPr>
            </m:ctrlPr>
          </m:sSubSupPr>
          <m:e>
            <m:r>
              <w:rPr>
                <w:rFonts w:ascii="Cambria Math" w:eastAsia="Times New Roman" w:hAnsi="Cambria Math" w:cstheme="majorHAnsi"/>
                <w:color w:val="000000" w:themeColor="text1"/>
                <w:kern w:val="0"/>
                <w:sz w:val="24"/>
                <w:szCs w:val="24"/>
                <w14:ligatures w14:val="none"/>
              </w:rPr>
              <m:t>N</m:t>
            </m:r>
          </m:e>
          <m:sub>
            <m:r>
              <w:rPr>
                <w:rFonts w:ascii="Cambria Math" w:eastAsia="Times New Roman" w:hAnsi="Cambria Math" w:cstheme="majorHAnsi"/>
                <w:color w:val="000000" w:themeColor="text1"/>
                <w:kern w:val="0"/>
                <w:sz w:val="24"/>
                <w:szCs w:val="24"/>
                <w14:ligatures w14:val="none"/>
              </w:rPr>
              <m:t>cell</m:t>
            </m:r>
          </m:sub>
          <m:sup>
            <m:r>
              <w:rPr>
                <w:rFonts w:ascii="Cambria Math" w:eastAsia="Times New Roman" w:hAnsi="Cambria Math" w:cstheme="majorHAnsi"/>
                <w:color w:val="000000" w:themeColor="text1"/>
                <w:kern w:val="0"/>
                <w:sz w:val="24"/>
                <w:szCs w:val="24"/>
                <w14:ligatures w14:val="none"/>
              </w:rPr>
              <m:t>ID</m:t>
            </m:r>
          </m:sup>
        </m:sSubSup>
        <m:r>
          <w:rPr>
            <w:rFonts w:ascii="Cambria Math" w:eastAsia="Times New Roman" w:hAnsi="Cambria Math" w:cstheme="majorHAnsi"/>
            <w:color w:val="000000" w:themeColor="text1"/>
            <w:kern w:val="0"/>
            <w:sz w:val="24"/>
            <w:szCs w:val="24"/>
            <w14:ligatures w14:val="none"/>
          </w:rPr>
          <m:t xml:space="preserve"> </m:t>
        </m:r>
      </m:oMath>
      <w:r w:rsidRPr="005E7C76">
        <w:rPr>
          <w:rFonts w:asciiTheme="majorHAnsi" w:eastAsia="Times New Roman" w:hAnsiTheme="majorHAnsi" w:cstheme="majorHAnsi"/>
          <w:color w:val="000000" w:themeColor="text1"/>
          <w:kern w:val="0"/>
          <w:sz w:val="24"/>
          <w:szCs w:val="24"/>
          <w14:ligatures w14:val="none"/>
        </w:rPr>
        <w:t>và Số khung hệ thống (SFN). Trình tự được tạo cụ thể ở đầu mỗi SFN trong đó mod(SFN, 8) bằng 0</w:t>
      </w:r>
    </w:p>
    <w:p w14:paraId="7AEBBF45" w14:textId="38A3A524"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2ADC0C7B" wp14:editId="78BB2580">
            <wp:extent cx="3765328" cy="2932043"/>
            <wp:effectExtent l="0" t="0" r="0" b="0"/>
            <wp:docPr id="1796816047"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6047" name="Hình ảnh 5" descr="Ảnh có chứa văn bản, ảnh chụp màn hình, biểu đồ, hàng&#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1250" cy="2983376"/>
                    </a:xfrm>
                    <a:prstGeom prst="rect">
                      <a:avLst/>
                    </a:prstGeom>
                    <a:noFill/>
                    <a:ln>
                      <a:noFill/>
                    </a:ln>
                  </pic:spPr>
                </pic:pic>
              </a:graphicData>
            </a:graphic>
          </wp:inline>
        </w:drawing>
      </w:r>
    </w:p>
    <w:p w14:paraId="4115A1D8" w14:textId="1FC62938" w:rsidR="009249C3" w:rsidRPr="009249C3" w:rsidRDefault="00E2020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4B3B2C">
        <w:rPr>
          <w:rFonts w:asciiTheme="majorHAnsi" w:eastAsia="Times New Roman" w:hAnsiTheme="majorHAnsi" w:cstheme="majorHAnsi"/>
          <w:color w:val="000000" w:themeColor="text1"/>
          <w:kern w:val="0"/>
          <w:sz w:val="24"/>
          <w:szCs w:val="24"/>
          <w14:ligatures w14:val="none"/>
        </w:rPr>
        <w:t>Chuỗi xáo trộn</w:t>
      </w:r>
      <w:r w:rsidR="009249C3" w:rsidRPr="009249C3">
        <w:rPr>
          <w:rFonts w:asciiTheme="majorHAnsi" w:eastAsia="Times New Roman" w:hAnsiTheme="majorHAnsi" w:cstheme="majorHAnsi"/>
          <w:color w:val="000000" w:themeColor="text1"/>
          <w:kern w:val="0"/>
          <w:sz w:val="24"/>
          <w:szCs w:val="24"/>
          <w14:ligatures w14:val="none"/>
        </w:rPr>
        <w:t xml:space="preserve"> c(n) </w:t>
      </w:r>
      <w:r w:rsidR="004B3B2C" w:rsidRPr="004B3B2C">
        <w:rPr>
          <w:rFonts w:asciiTheme="majorHAnsi" w:eastAsia="Times New Roman" w:hAnsiTheme="majorHAnsi" w:cstheme="majorHAnsi"/>
          <w:color w:val="000000" w:themeColor="text1"/>
          <w:kern w:val="0"/>
          <w:sz w:val="24"/>
          <w:szCs w:val="24"/>
          <w14:ligatures w14:val="none"/>
        </w:rPr>
        <w:t>được xây dựng bằng cách sử dụng hai chuỗi</w:t>
      </w:r>
      <w:r w:rsidR="004B3B2C">
        <w:rPr>
          <w:rFonts w:asciiTheme="majorHAnsi" w:eastAsia="Times New Roman" w:hAnsiTheme="majorHAnsi" w:cstheme="majorHAnsi"/>
          <w:color w:val="000000" w:themeColor="text1"/>
          <w:kern w:val="0"/>
          <w:sz w:val="24"/>
          <w:szCs w:val="24"/>
          <w14:ligatures w14:val="none"/>
        </w:rPr>
        <w:t xml:space="preserve">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1</m:t>
            </m:r>
          </m:sub>
        </m:sSub>
        <m:r>
          <w:rPr>
            <w:rFonts w:ascii="Cambria Math" w:eastAsia="Times New Roman" w:hAnsi="Cambria Math" w:cstheme="majorHAnsi"/>
            <w:color w:val="000000" w:themeColor="text1"/>
            <w:kern w:val="0"/>
            <w:sz w:val="24"/>
            <w:szCs w:val="24"/>
            <w14:ligatures w14:val="none"/>
          </w:rPr>
          <m:t xml:space="preserve">(n) </m:t>
        </m:r>
      </m:oMath>
      <w:r w:rsidR="004B3B2C" w:rsidRPr="004B3B2C">
        <w:rPr>
          <w:rFonts w:asciiTheme="majorHAnsi" w:eastAsia="Times New Roman" w:hAnsiTheme="majorHAnsi" w:cstheme="majorHAnsi"/>
          <w:color w:val="000000" w:themeColor="text1"/>
          <w:kern w:val="0"/>
          <w:sz w:val="24"/>
          <w:szCs w:val="24"/>
          <w14:ligatures w14:val="none"/>
        </w:rPr>
        <w:t xml:space="preserve">và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r>
          <w:rPr>
            <w:rFonts w:ascii="Cambria Math" w:eastAsia="Times New Roman" w:hAnsi="Cambria Math" w:cstheme="majorHAnsi"/>
            <w:color w:val="000000" w:themeColor="text1"/>
            <w:kern w:val="0"/>
            <w:sz w:val="24"/>
            <w:szCs w:val="24"/>
            <w14:ligatures w14:val="none"/>
          </w:rPr>
          <m:t>(n)</m:t>
        </m:r>
      </m:oMath>
      <w:r w:rsidR="004B3B2C" w:rsidRPr="004B3B2C">
        <w:rPr>
          <w:rFonts w:asciiTheme="majorHAnsi" w:eastAsia="Times New Roman" w:hAnsiTheme="majorHAnsi" w:cstheme="majorHAnsi"/>
          <w:color w:val="000000" w:themeColor="text1"/>
          <w:kern w:val="0"/>
          <w:sz w:val="24"/>
          <w:szCs w:val="24"/>
          <w14:ligatures w14:val="none"/>
        </w:rPr>
        <w:t xml:space="preserve">. Các </w:t>
      </w:r>
      <w:r w:rsidR="004B3B2C">
        <w:rPr>
          <w:rFonts w:asciiTheme="majorHAnsi" w:eastAsia="Times New Roman" w:hAnsiTheme="majorHAnsi" w:cstheme="majorHAnsi"/>
          <w:color w:val="000000" w:themeColor="text1"/>
          <w:kern w:val="0"/>
          <w:sz w:val="24"/>
          <w:szCs w:val="24"/>
          <w14:ligatures w14:val="none"/>
        </w:rPr>
        <w:t xml:space="preserve">chuỗi </w:t>
      </w:r>
      <w:r w:rsidR="004B3B2C" w:rsidRPr="004B3B2C">
        <w:rPr>
          <w:rFonts w:asciiTheme="majorHAnsi" w:eastAsia="Times New Roman" w:hAnsiTheme="majorHAnsi" w:cstheme="majorHAnsi"/>
          <w:color w:val="000000" w:themeColor="text1"/>
          <w:kern w:val="0"/>
          <w:sz w:val="24"/>
          <w:szCs w:val="24"/>
          <w14:ligatures w14:val="none"/>
        </w:rPr>
        <w:t>này được cập nhật đệ quy bằng cách sử dụng các mối quan hệ:</w:t>
      </w:r>
      <w:r w:rsidR="004B3B2C" w:rsidRPr="009249C3">
        <w:rPr>
          <w:rFonts w:asciiTheme="majorHAnsi" w:eastAsia="Times New Roman" w:hAnsiTheme="majorHAnsi" w:cstheme="majorHAnsi"/>
          <w:color w:val="000000" w:themeColor="text1"/>
          <w:kern w:val="0"/>
          <w:sz w:val="24"/>
          <w:szCs w:val="24"/>
          <w14:ligatures w14:val="none"/>
        </w:rPr>
        <w:t>:</w:t>
      </w:r>
    </w:p>
    <w:p w14:paraId="75EEB082" w14:textId="3951A76E" w:rsidR="009249C3" w:rsidRPr="009249C3" w:rsidRDefault="00CE3975" w:rsidP="004605B6">
      <w:pPr>
        <w:numPr>
          <w:ilvl w:val="0"/>
          <w:numId w:val="10"/>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1</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(n+31)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1</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(n+3)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1</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(n)) mod 2</w:t>
      </w:r>
    </w:p>
    <w:p w14:paraId="60F671A5" w14:textId="05FAEBAC" w:rsidR="009249C3" w:rsidRPr="009249C3" w:rsidRDefault="00CE3975" w:rsidP="004605B6">
      <w:pPr>
        <w:numPr>
          <w:ilvl w:val="0"/>
          <w:numId w:val="10"/>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(n+31)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(n+3)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(n+2)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(n+1)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9249C3" w:rsidRPr="009249C3">
        <w:rPr>
          <w:rFonts w:asciiTheme="majorHAnsi" w:eastAsia="Times New Roman" w:hAnsiTheme="majorHAnsi" w:cstheme="majorHAnsi"/>
          <w:color w:val="000000" w:themeColor="text1"/>
          <w:kern w:val="0"/>
          <w:sz w:val="24"/>
          <w:szCs w:val="24"/>
          <w14:ligatures w14:val="none"/>
        </w:rPr>
        <w:t>(n)) mod 2</w:t>
      </w:r>
    </w:p>
    <w:p w14:paraId="18814879" w14:textId="739A152A" w:rsidR="00E20202" w:rsidRPr="00E20202" w:rsidRDefault="00E20202" w:rsidP="004605B6">
      <w:p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bookmarkStart w:id="6" w:name="CRC_Attachment"/>
      <w:r>
        <w:rPr>
          <w:rFonts w:asciiTheme="majorHAnsi" w:eastAsia="Times New Roman" w:hAnsiTheme="majorHAnsi" w:cstheme="majorHAnsi"/>
          <w:color w:val="000000" w:themeColor="text1"/>
          <w:kern w:val="0"/>
          <w:sz w:val="24"/>
          <w:szCs w:val="24"/>
          <w14:ligatures w14:val="none"/>
        </w:rPr>
        <w:t xml:space="preserve">- </w:t>
      </w:r>
      <w:r w:rsidRPr="00E20202">
        <w:rPr>
          <w:rFonts w:asciiTheme="majorHAnsi" w:eastAsia="Times New Roman" w:hAnsiTheme="majorHAnsi" w:cstheme="majorHAnsi"/>
          <w:color w:val="000000" w:themeColor="text1"/>
          <w:kern w:val="0"/>
          <w:sz w:val="24"/>
          <w:szCs w:val="24"/>
          <w14:ligatures w14:val="none"/>
        </w:rPr>
        <w:t xml:space="preserve">Bit dữ liệu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i</m:t>
            </m:r>
          </m:sub>
        </m:sSub>
        <m:r>
          <w:rPr>
            <w:rFonts w:ascii="Cambria Math" w:eastAsia="Times New Roman" w:hAnsi="Cambria Math" w:cstheme="majorHAnsi"/>
            <w:color w:val="000000" w:themeColor="text1"/>
            <w:kern w:val="0"/>
            <w:sz w:val="24"/>
            <w:szCs w:val="24"/>
            <w14:ligatures w14:val="none"/>
          </w:rPr>
          <m:t xml:space="preserve"> </m:t>
        </m:r>
      </m:oMath>
      <w:r w:rsidRPr="00E20202">
        <w:rPr>
          <w:rFonts w:asciiTheme="majorHAnsi" w:eastAsia="Times New Roman" w:hAnsiTheme="majorHAnsi" w:cstheme="majorHAnsi"/>
          <w:color w:val="000000" w:themeColor="text1"/>
          <w:kern w:val="0"/>
          <w:sz w:val="24"/>
          <w:szCs w:val="24"/>
          <w14:ligatures w14:val="none"/>
        </w:rPr>
        <w:t xml:space="preserve">được xáo trộn với bit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s</m:t>
            </m:r>
          </m:e>
          <m:sub>
            <m:r>
              <w:rPr>
                <w:rFonts w:ascii="Cambria Math" w:eastAsia="Times New Roman" w:hAnsi="Cambria Math" w:cstheme="majorHAnsi"/>
                <w:color w:val="000000" w:themeColor="text1"/>
                <w:kern w:val="0"/>
                <w:sz w:val="24"/>
                <w:szCs w:val="24"/>
                <w14:ligatures w14:val="none"/>
              </w:rPr>
              <m:t>i</m:t>
            </m:r>
          </m:sub>
        </m:sSub>
        <m:r>
          <w:rPr>
            <w:rFonts w:ascii="Cambria Math" w:eastAsia="Times New Roman" w:hAnsi="Cambria Math" w:cstheme="majorHAnsi"/>
            <w:color w:val="000000" w:themeColor="text1"/>
            <w:kern w:val="0"/>
            <w:sz w:val="24"/>
            <w:szCs w:val="24"/>
            <w14:ligatures w14:val="none"/>
          </w:rPr>
          <m:t xml:space="preserve"> </m:t>
        </m:r>
      </m:oMath>
      <w:r w:rsidRPr="00E20202">
        <w:rPr>
          <w:rFonts w:asciiTheme="majorHAnsi" w:eastAsia="Times New Roman" w:hAnsiTheme="majorHAnsi" w:cstheme="majorHAnsi"/>
          <w:color w:val="000000" w:themeColor="text1"/>
          <w:kern w:val="0"/>
          <w:sz w:val="24"/>
          <w:szCs w:val="24"/>
          <w14:ligatures w14:val="none"/>
        </w:rPr>
        <w:t xml:space="preserve">từ chuỗi xáo trộn c(n), dẫn đến bit bị xáo trộn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i</m:t>
            </m:r>
          </m:sub>
        </m:sSub>
        <m:r>
          <w:rPr>
            <w:rFonts w:ascii="Cambria Math" w:eastAsia="Times New Roman" w:hAnsi="Cambria Math" w:cstheme="majorHAnsi"/>
            <w:color w:val="000000" w:themeColor="text1"/>
            <w:kern w:val="0"/>
            <w:sz w:val="24"/>
            <w:szCs w:val="24"/>
            <w14:ligatures w14:val="none"/>
          </w:rPr>
          <m:t>=</m:t>
        </m:r>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i</m:t>
            </m:r>
          </m:sub>
        </m:sSub>
        <m:r>
          <w:rPr>
            <w:rFonts w:ascii="Cambria Math" w:eastAsia="Times New Roman" w:hAnsi="Cambria Math" w:cstheme="majorHAnsi"/>
            <w:color w:val="000000" w:themeColor="text1"/>
            <w:kern w:val="0"/>
            <w:sz w:val="24"/>
            <w:szCs w:val="24"/>
            <w14:ligatures w14:val="none"/>
          </w:rPr>
          <m:t>+</m:t>
        </m:r>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s</m:t>
            </m:r>
          </m:e>
          <m:sub>
            <m:r>
              <w:rPr>
                <w:rFonts w:ascii="Cambria Math" w:eastAsia="Times New Roman" w:hAnsi="Cambria Math" w:cstheme="majorHAnsi"/>
                <w:color w:val="000000" w:themeColor="text1"/>
                <w:kern w:val="0"/>
                <w:sz w:val="24"/>
                <w:szCs w:val="24"/>
                <w14:ligatures w14:val="none"/>
              </w:rPr>
              <m:t>i</m:t>
            </m:r>
          </m:sub>
        </m:sSub>
      </m:oMath>
      <w:r w:rsidRPr="00E20202">
        <w:rPr>
          <w:rFonts w:asciiTheme="majorHAnsi" w:eastAsia="Times New Roman" w:hAnsiTheme="majorHAnsi" w:cstheme="majorHAnsi"/>
          <w:color w:val="000000" w:themeColor="text1"/>
          <w:kern w:val="0"/>
          <w:sz w:val="24"/>
          <w:szCs w:val="24"/>
          <w14:ligatures w14:val="none"/>
        </w:rPr>
        <w:t xml:space="preserve"> mod 2.</w:t>
      </w:r>
    </w:p>
    <w:p w14:paraId="32C61782" w14:textId="77EB951F" w:rsidR="00E20202" w:rsidRPr="00E20202" w:rsidRDefault="00E20202" w:rsidP="004605B6">
      <w:p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E20202">
        <w:rPr>
          <w:rFonts w:asciiTheme="majorHAnsi" w:eastAsia="Times New Roman" w:hAnsiTheme="majorHAnsi" w:cstheme="majorHAnsi"/>
          <w:color w:val="000000" w:themeColor="text1"/>
          <w:kern w:val="0"/>
          <w:sz w:val="24"/>
          <w:szCs w:val="24"/>
          <w14:ligatures w14:val="none"/>
        </w:rPr>
        <w:t xml:space="preserve">Giá trị của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s</m:t>
            </m:r>
          </m:e>
          <m:sub>
            <m:r>
              <w:rPr>
                <w:rFonts w:ascii="Cambria Math" w:eastAsia="Times New Roman" w:hAnsi="Cambria Math" w:cstheme="majorHAnsi"/>
                <w:color w:val="000000" w:themeColor="text1"/>
                <w:kern w:val="0"/>
                <w:sz w:val="24"/>
                <w:szCs w:val="24"/>
                <w14:ligatures w14:val="none"/>
              </w:rPr>
              <m:t>i</m:t>
            </m:r>
          </m:sub>
        </m:sSub>
      </m:oMath>
      <w:r w:rsidRPr="00E20202">
        <w:rPr>
          <w:rFonts w:asciiTheme="majorHAnsi" w:eastAsia="Times New Roman" w:hAnsiTheme="majorHAnsi" w:cstheme="majorHAnsi"/>
          <w:color w:val="000000" w:themeColor="text1"/>
          <w:kern w:val="0"/>
          <w:sz w:val="24"/>
          <w:szCs w:val="24"/>
          <w14:ligatures w14:val="none"/>
        </w:rPr>
        <w:t xml:space="preserve"> được lấy từ chuỗi giả ngẫu nhiên được tạo bởi c(j + vM), trong đó M được định nghĩa là A - 3 cho L = 4 hoặc L = 8 và A - 6 cho L = 64.</w:t>
      </w:r>
    </w:p>
    <w:p w14:paraId="7480AFFD" w14:textId="28767845" w:rsidR="00E20202" w:rsidRPr="00E20202" w:rsidRDefault="00A2261C" w:rsidP="004605B6">
      <w:p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lastRenderedPageBreak/>
        <w:t xml:space="preserve">+ </w:t>
      </w:r>
      <w:r w:rsidR="00E20202" w:rsidRPr="00E20202">
        <w:rPr>
          <w:rFonts w:asciiTheme="majorHAnsi" w:eastAsia="Times New Roman" w:hAnsiTheme="majorHAnsi" w:cstheme="majorHAnsi"/>
          <w:color w:val="000000" w:themeColor="text1"/>
          <w:kern w:val="0"/>
          <w:sz w:val="24"/>
          <w:szCs w:val="24"/>
          <w14:ligatures w14:val="none"/>
        </w:rPr>
        <w:t>Bảng đi kèm ánh xạ LSB thứ ba và thứ hai của SFN tới giá trị của v, giá trị này ảnh hưởng đến việc tạo chuỗi giả ngẫu nhiên:</w:t>
      </w:r>
    </w:p>
    <w:p w14:paraId="1BF29F62" w14:textId="77777777" w:rsidR="00A2261C" w:rsidRDefault="00E20202" w:rsidP="004605B6">
      <w:pPr>
        <w:pStyle w:val="ListParagraph"/>
        <w:numPr>
          <w:ilvl w:val="0"/>
          <w:numId w:val="10"/>
        </w:num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sidRPr="00A2261C">
        <w:rPr>
          <w:rFonts w:asciiTheme="majorHAnsi" w:eastAsia="Times New Roman" w:hAnsiTheme="majorHAnsi" w:cstheme="majorHAnsi"/>
          <w:color w:val="000000" w:themeColor="text1"/>
          <w:kern w:val="0"/>
          <w:sz w:val="24"/>
          <w:szCs w:val="24"/>
          <w14:ligatures w14:val="none"/>
        </w:rPr>
        <w:t>Với (0,0) và (1,1), v là 0.</w:t>
      </w:r>
    </w:p>
    <w:p w14:paraId="040AF763" w14:textId="77777777" w:rsidR="00A2261C" w:rsidRDefault="00E20202" w:rsidP="004605B6">
      <w:pPr>
        <w:pStyle w:val="ListParagraph"/>
        <w:numPr>
          <w:ilvl w:val="0"/>
          <w:numId w:val="10"/>
        </w:num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sidRPr="00A2261C">
        <w:rPr>
          <w:rFonts w:asciiTheme="majorHAnsi" w:eastAsia="Times New Roman" w:hAnsiTheme="majorHAnsi" w:cstheme="majorHAnsi"/>
          <w:color w:val="000000" w:themeColor="text1"/>
          <w:kern w:val="0"/>
          <w:sz w:val="24"/>
          <w:szCs w:val="24"/>
          <w14:ligatures w14:val="none"/>
        </w:rPr>
        <w:t>Với (0,1) và (1,0), v là 1.</w:t>
      </w:r>
    </w:p>
    <w:p w14:paraId="0C919BCE" w14:textId="77777777" w:rsidR="00A2261C" w:rsidRDefault="00E20202" w:rsidP="004605B6">
      <w:pPr>
        <w:pStyle w:val="ListParagraph"/>
        <w:numPr>
          <w:ilvl w:val="0"/>
          <w:numId w:val="10"/>
        </w:num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sidRPr="00A2261C">
        <w:rPr>
          <w:rFonts w:asciiTheme="majorHAnsi" w:eastAsia="Times New Roman" w:hAnsiTheme="majorHAnsi" w:cstheme="majorHAnsi"/>
          <w:color w:val="000000" w:themeColor="text1"/>
          <w:kern w:val="0"/>
          <w:sz w:val="24"/>
          <w:szCs w:val="24"/>
          <w14:ligatures w14:val="none"/>
        </w:rPr>
        <w:t>Với (1,0) và (0,1), v là 2.</w:t>
      </w:r>
    </w:p>
    <w:p w14:paraId="0E80761A" w14:textId="21C13817" w:rsidR="00E20202" w:rsidRPr="00A2261C" w:rsidRDefault="00E20202" w:rsidP="004605B6">
      <w:pPr>
        <w:pStyle w:val="ListParagraph"/>
        <w:numPr>
          <w:ilvl w:val="0"/>
          <w:numId w:val="10"/>
        </w:num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sidRPr="00A2261C">
        <w:rPr>
          <w:rFonts w:asciiTheme="majorHAnsi" w:eastAsia="Times New Roman" w:hAnsiTheme="majorHAnsi" w:cstheme="majorHAnsi"/>
          <w:color w:val="000000" w:themeColor="text1"/>
          <w:kern w:val="0"/>
          <w:sz w:val="24"/>
          <w:szCs w:val="24"/>
          <w14:ligatures w14:val="none"/>
        </w:rPr>
        <w:t>Với (1,1) và (0,0), v là 3.</w:t>
      </w:r>
    </w:p>
    <w:p w14:paraId="49F7A3F5" w14:textId="77777777" w:rsidR="00A2261C" w:rsidRDefault="00A2261C"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E20202" w:rsidRPr="00E20202">
        <w:rPr>
          <w:rFonts w:asciiTheme="majorHAnsi" w:eastAsia="Times New Roman" w:hAnsiTheme="majorHAnsi" w:cstheme="majorHAnsi"/>
          <w:color w:val="000000" w:themeColor="text1"/>
          <w:kern w:val="0"/>
          <w:sz w:val="24"/>
          <w:szCs w:val="24"/>
          <w14:ligatures w14:val="none"/>
        </w:rPr>
        <w:t>Sự xáo trộn này đảm bảo độ rõ của tín hiệu được truyền đi, phân biệt nó với nhiễu và các tín hiệu khác để thu và giải mã chính xác.</w:t>
      </w:r>
      <w:r w:rsidR="00E20202" w:rsidRPr="00E20202">
        <w:rPr>
          <w:rFonts w:asciiTheme="majorHAnsi" w:eastAsia="Times New Roman" w:hAnsiTheme="majorHAnsi" w:cstheme="majorHAnsi"/>
          <w:b/>
          <w:bCs/>
          <w:color w:val="000000" w:themeColor="text1"/>
          <w:kern w:val="0"/>
          <w:sz w:val="24"/>
          <w:szCs w:val="24"/>
          <w14:ligatures w14:val="none"/>
        </w:rPr>
        <w:t xml:space="preserve"> </w:t>
      </w:r>
    </w:p>
    <w:p w14:paraId="1DD7736D" w14:textId="2530534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r w:rsidRPr="009249C3">
        <w:rPr>
          <w:rFonts w:asciiTheme="majorHAnsi" w:eastAsia="Times New Roman" w:hAnsiTheme="majorHAnsi" w:cstheme="majorHAnsi"/>
          <w:b/>
          <w:bCs/>
          <w:color w:val="000000" w:themeColor="text1"/>
          <w:kern w:val="0"/>
          <w:sz w:val="24"/>
          <w:szCs w:val="24"/>
          <w14:ligatures w14:val="none"/>
        </w:rPr>
        <w:t>(3) CRC Attachment</w:t>
      </w:r>
      <w:bookmarkEnd w:id="6"/>
    </w:p>
    <w:p w14:paraId="6D73D970" w14:textId="6A883A40" w:rsidR="009249C3" w:rsidRPr="009249C3" w:rsidRDefault="00D35D2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Hình dưới </w:t>
      </w:r>
      <w:r w:rsidRPr="00D35D20">
        <w:rPr>
          <w:rFonts w:asciiTheme="majorHAnsi" w:eastAsia="Times New Roman" w:hAnsiTheme="majorHAnsi" w:cstheme="majorHAnsi"/>
          <w:color w:val="000000" w:themeColor="text1"/>
          <w:kern w:val="0"/>
          <w:sz w:val="24"/>
          <w:szCs w:val="24"/>
          <w14:ligatures w14:val="none"/>
        </w:rPr>
        <w:t>minh họa quy trình CRC</w:t>
      </w:r>
      <w:r>
        <w:rPr>
          <w:rFonts w:asciiTheme="majorHAnsi" w:eastAsia="Times New Roman" w:hAnsiTheme="majorHAnsi" w:cstheme="majorHAnsi"/>
          <w:color w:val="000000" w:themeColor="text1"/>
          <w:kern w:val="0"/>
          <w:sz w:val="24"/>
          <w:szCs w:val="24"/>
          <w14:ligatures w14:val="none"/>
        </w:rPr>
        <w:t xml:space="preserve"> </w:t>
      </w:r>
      <w:r w:rsidRPr="009249C3">
        <w:rPr>
          <w:rFonts w:asciiTheme="majorHAnsi" w:eastAsia="Times New Roman" w:hAnsiTheme="majorHAnsi" w:cstheme="majorHAnsi"/>
          <w:color w:val="000000" w:themeColor="text1"/>
          <w:kern w:val="0"/>
          <w:sz w:val="24"/>
          <w:szCs w:val="24"/>
          <w14:ligatures w14:val="none"/>
        </w:rPr>
        <w:t>Attachment</w:t>
      </w:r>
      <w:r w:rsidRPr="00D35D20">
        <w:rPr>
          <w:rFonts w:asciiTheme="majorHAnsi" w:eastAsia="Times New Roman" w:hAnsiTheme="majorHAnsi" w:cstheme="majorHAnsi"/>
          <w:color w:val="000000" w:themeColor="text1"/>
          <w:kern w:val="0"/>
          <w:sz w:val="24"/>
          <w:szCs w:val="24"/>
          <w14:ligatures w14:val="none"/>
        </w:rPr>
        <w:t xml:space="preserve">, đây là bước thứ ba trong quy trình </w:t>
      </w:r>
      <w:r w:rsidR="009249C3" w:rsidRPr="009249C3">
        <w:rPr>
          <w:rFonts w:asciiTheme="majorHAnsi" w:eastAsia="Times New Roman" w:hAnsiTheme="majorHAnsi" w:cstheme="majorHAnsi"/>
          <w:color w:val="000000" w:themeColor="text1"/>
          <w:kern w:val="0"/>
          <w:sz w:val="24"/>
          <w:szCs w:val="24"/>
          <w14:ligatures w14:val="none"/>
        </w:rPr>
        <w:t>PBCH Transport Process.</w:t>
      </w:r>
    </w:p>
    <w:p w14:paraId="1069A16A" w14:textId="0BE48668"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lang w:val="en-US"/>
          <w14:ligatures w14:val="none"/>
        </w:rPr>
      </w:pPr>
      <w:r w:rsidRPr="009249C3">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56D7825B" wp14:editId="18C4BD87">
            <wp:extent cx="2773568" cy="1433084"/>
            <wp:effectExtent l="0" t="0" r="0" b="0"/>
            <wp:docPr id="1820599249" name="Hình ảnh 4" descr="Ảnh có chứa văn bản, ảnh chụp màn hình, Phông chữ,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9249" name="Hình ảnh 4" descr="Ảnh có chứa văn bản, ảnh chụp màn hình, Phông chữ, chữ viết tay&#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14" cy="1441220"/>
                    </a:xfrm>
                    <a:prstGeom prst="rect">
                      <a:avLst/>
                    </a:prstGeom>
                    <a:noFill/>
                    <a:ln>
                      <a:noFill/>
                    </a:ln>
                  </pic:spPr>
                </pic:pic>
              </a:graphicData>
            </a:graphic>
          </wp:inline>
        </w:drawing>
      </w:r>
    </w:p>
    <w:p w14:paraId="37B6488A" w14:textId="77777777" w:rsidR="007125D5" w:rsidRDefault="00CD0BD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1D4767">
        <w:rPr>
          <w:rFonts w:asciiTheme="majorHAnsi" w:eastAsia="Times New Roman" w:hAnsiTheme="majorHAnsi" w:cstheme="majorHAnsi"/>
          <w:color w:val="000000" w:themeColor="text1"/>
          <w:kern w:val="0"/>
          <w:sz w:val="24"/>
          <w:szCs w:val="24"/>
          <w14:ligatures w14:val="none"/>
        </w:rPr>
        <w:t xml:space="preserve">Chuỗi bit xáo trộn được biểu diễn như </w:t>
      </w:r>
      <w:r w:rsidR="009249C3" w:rsidRPr="009249C3">
        <w:rPr>
          <w:rFonts w:asciiTheme="majorHAnsi" w:eastAsia="Times New Roman" w:hAnsiTheme="majorHAnsi" w:cstheme="majorHAnsi"/>
          <w:color w:val="000000" w:themeColor="text1"/>
          <w:kern w:val="0"/>
          <w:sz w:val="24"/>
          <w:szCs w:val="24"/>
          <w14:ligatures w14:val="none"/>
        </w:rPr>
        <w:t>a'</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a'</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a'</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a'</w:t>
      </w:r>
      <w:r w:rsidR="009249C3" w:rsidRPr="009249C3">
        <w:rPr>
          <w:rFonts w:asciiTheme="majorHAnsi" w:eastAsia="Times New Roman" w:hAnsiTheme="majorHAnsi" w:cstheme="majorHAnsi"/>
          <w:color w:val="000000" w:themeColor="text1"/>
          <w:kern w:val="0"/>
          <w:sz w:val="24"/>
          <w:szCs w:val="24"/>
          <w:vertAlign w:val="subscript"/>
          <w14:ligatures w14:val="none"/>
        </w:rPr>
        <w:t>A-1</w:t>
      </w:r>
      <w:r w:rsidR="009249C3" w:rsidRPr="009249C3">
        <w:rPr>
          <w:rFonts w:asciiTheme="majorHAnsi" w:eastAsia="Times New Roman" w:hAnsiTheme="majorHAnsi" w:cstheme="majorHAnsi"/>
          <w:color w:val="000000" w:themeColor="text1"/>
          <w:kern w:val="0"/>
          <w:sz w:val="24"/>
          <w:szCs w:val="24"/>
          <w14:ligatures w14:val="none"/>
        </w:rPr>
        <w:t xml:space="preserve">. </w:t>
      </w:r>
      <w:r w:rsidRPr="00CD0BD0">
        <w:rPr>
          <w:rFonts w:asciiTheme="majorHAnsi" w:eastAsia="Times New Roman" w:hAnsiTheme="majorHAnsi" w:cstheme="majorHAnsi"/>
          <w:color w:val="000000" w:themeColor="text1"/>
          <w:kern w:val="0"/>
          <w:sz w:val="24"/>
          <w:szCs w:val="24"/>
          <w14:ligatures w14:val="none"/>
        </w:rPr>
        <w:t>Một đa thức CRC, được biểu diễn dưới dạng</w:t>
      </w:r>
      <w:r w:rsidR="009249C3" w:rsidRPr="009249C3">
        <w:rPr>
          <w:rFonts w:asciiTheme="majorHAnsi" w:eastAsia="Times New Roman" w:hAnsiTheme="majorHAnsi" w:cstheme="majorHAnsi"/>
          <w:color w:val="000000" w:themeColor="text1"/>
          <w:kern w:val="0"/>
          <w:sz w:val="24"/>
          <w:szCs w:val="24"/>
          <w14:ligatures w14:val="none"/>
        </w:rPr>
        <w:t xml:space="preserve"> G</w:t>
      </w:r>
      <w:r w:rsidR="009249C3" w:rsidRPr="009249C3">
        <w:rPr>
          <w:rFonts w:asciiTheme="majorHAnsi" w:eastAsia="Times New Roman" w:hAnsiTheme="majorHAnsi" w:cstheme="majorHAnsi"/>
          <w:color w:val="000000" w:themeColor="text1"/>
          <w:kern w:val="0"/>
          <w:sz w:val="24"/>
          <w:szCs w:val="24"/>
          <w:vertAlign w:val="subscript"/>
          <w14:ligatures w14:val="none"/>
        </w:rPr>
        <w:t>CRC24</w:t>
      </w:r>
      <w:r w:rsidR="009249C3" w:rsidRPr="009249C3">
        <w:rPr>
          <w:rFonts w:asciiTheme="majorHAnsi" w:eastAsia="Times New Roman" w:hAnsiTheme="majorHAnsi" w:cstheme="majorHAnsi"/>
          <w:color w:val="000000" w:themeColor="text1"/>
          <w:kern w:val="0"/>
          <w:sz w:val="24"/>
          <w:szCs w:val="24"/>
          <w14:ligatures w14:val="none"/>
        </w:rPr>
        <w:t xml:space="preserve">(D), </w:t>
      </w:r>
      <w:r w:rsidRPr="00CD0BD0">
        <w:rPr>
          <w:rFonts w:asciiTheme="majorHAnsi" w:eastAsia="Times New Roman" w:hAnsiTheme="majorHAnsi" w:cstheme="majorHAnsi"/>
          <w:color w:val="000000" w:themeColor="text1"/>
          <w:kern w:val="0"/>
          <w:sz w:val="24"/>
          <w:szCs w:val="24"/>
          <w14:ligatures w14:val="none"/>
        </w:rPr>
        <w:t xml:space="preserve">được áp dụng cho chuỗi dữ liệu này, tạo ra một tập hợp các bit CRC </w:t>
      </w:r>
      <w:r w:rsidR="009249C3" w:rsidRPr="009249C3">
        <w:rPr>
          <w:rFonts w:asciiTheme="majorHAnsi" w:eastAsia="Times New Roman" w:hAnsiTheme="majorHAnsi" w:cstheme="majorHAnsi"/>
          <w:color w:val="000000" w:themeColor="text1"/>
          <w:kern w:val="0"/>
          <w:sz w:val="24"/>
          <w:szCs w:val="24"/>
          <w14:ligatures w14:val="none"/>
        </w:rPr>
        <w:t>p</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p</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p</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p</w:t>
      </w:r>
      <w:r w:rsidR="009249C3" w:rsidRPr="009249C3">
        <w:rPr>
          <w:rFonts w:asciiTheme="majorHAnsi" w:eastAsia="Times New Roman" w:hAnsiTheme="majorHAnsi" w:cstheme="majorHAnsi"/>
          <w:color w:val="000000" w:themeColor="text1"/>
          <w:kern w:val="0"/>
          <w:sz w:val="24"/>
          <w:szCs w:val="24"/>
          <w:vertAlign w:val="subscript"/>
          <w14:ligatures w14:val="none"/>
        </w:rPr>
        <w:t>L-1</w:t>
      </w:r>
      <w:r w:rsidR="009249C3" w:rsidRPr="009249C3">
        <w:rPr>
          <w:rFonts w:asciiTheme="majorHAnsi" w:eastAsia="Times New Roman" w:hAnsiTheme="majorHAnsi" w:cstheme="majorHAnsi"/>
          <w:color w:val="000000" w:themeColor="text1"/>
          <w:kern w:val="0"/>
          <w:sz w:val="24"/>
          <w:szCs w:val="24"/>
          <w14:ligatures w14:val="none"/>
        </w:rPr>
        <w:t xml:space="preserve">, </w:t>
      </w:r>
      <w:r w:rsidRPr="00CD0BD0">
        <w:rPr>
          <w:rFonts w:asciiTheme="majorHAnsi" w:eastAsia="Times New Roman" w:hAnsiTheme="majorHAnsi" w:cstheme="majorHAnsi"/>
          <w:color w:val="000000" w:themeColor="text1"/>
          <w:kern w:val="0"/>
          <w:sz w:val="24"/>
          <w:szCs w:val="24"/>
          <w14:ligatures w14:val="none"/>
        </w:rPr>
        <w:t>với L là độ dài của CRC là 24 bit</w:t>
      </w:r>
      <w:r w:rsidR="009249C3" w:rsidRPr="009249C3">
        <w:rPr>
          <w:rFonts w:asciiTheme="majorHAnsi" w:eastAsia="Times New Roman" w:hAnsiTheme="majorHAnsi" w:cstheme="majorHAnsi"/>
          <w:color w:val="000000" w:themeColor="text1"/>
          <w:kern w:val="0"/>
          <w:sz w:val="24"/>
          <w:szCs w:val="24"/>
          <w14:ligatures w14:val="none"/>
        </w:rPr>
        <w:t>.</w:t>
      </w:r>
    </w:p>
    <w:p w14:paraId="4B6DA416" w14:textId="6E161A52" w:rsidR="000058D1" w:rsidRPr="000058D1" w:rsidRDefault="00CE3975" w:rsidP="000058D1">
      <w:pPr>
        <w:pStyle w:val="ListParagraph"/>
        <w:numPr>
          <w:ilvl w:val="0"/>
          <w:numId w:val="22"/>
        </w:numPr>
        <w:shd w:val="clear" w:color="auto" w:fill="FFFFFF"/>
        <w:spacing w:after="0" w:line="276" w:lineRule="auto"/>
        <w:jc w:val="both"/>
        <w:rPr>
          <w:rFonts w:asciiTheme="majorHAnsi" w:eastAsia="Times New Roman" w:hAnsiTheme="majorHAnsi" w:cstheme="majorHAnsi"/>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 xml:space="preserve">+D+1] </m:t>
        </m:r>
      </m:oMath>
    </w:p>
    <w:p w14:paraId="0FC112FF" w14:textId="452C18E3" w:rsidR="007125D5" w:rsidRPr="000058D1" w:rsidRDefault="00CE3975" w:rsidP="004605B6">
      <w:pPr>
        <w:pStyle w:val="ListParagraph"/>
        <w:numPr>
          <w:ilvl w:val="0"/>
          <w:numId w:val="22"/>
        </w:numPr>
        <w:shd w:val="clear" w:color="auto" w:fill="FFFFFF"/>
        <w:spacing w:after="0" w:line="276" w:lineRule="auto"/>
        <w:jc w:val="both"/>
        <w:rPr>
          <w:rFonts w:ascii="Times New Roman" w:eastAsia="Times New Roman" w:hAnsi="Times New Roman" w:cs="Times New Roman"/>
          <w:color w:val="000000" w:themeColor="text1"/>
          <w:kern w:val="0"/>
          <w:sz w:val="24"/>
          <w:szCs w:val="24"/>
          <w14:ligatures w14:val="none"/>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CRC24B</m:t>
            </m:r>
          </m:sub>
        </m:sSub>
        <m:r>
          <w:rPr>
            <w:rFonts w:ascii="Cambria Math" w:hAnsi="Cambria Math" w:cs="Times New Roman"/>
          </w:rPr>
          <m:t>(D)=</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+D+1</m:t>
            </m:r>
          </m:e>
        </m:d>
        <m:r>
          <w:rPr>
            <w:rFonts w:ascii="Cambria Math" w:hAnsi="Cambria Math" w:cs="Times New Roman"/>
          </w:rPr>
          <m:t xml:space="preserve"> </m:t>
        </m:r>
      </m:oMath>
    </w:p>
    <w:p w14:paraId="3262097E" w14:textId="5A7ADAB0" w:rsidR="009249C3" w:rsidRPr="009249C3" w:rsidRDefault="00CD0BD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CD0BD0">
        <w:rPr>
          <w:rFonts w:asciiTheme="majorHAnsi" w:eastAsia="Times New Roman" w:hAnsiTheme="majorHAnsi" w:cstheme="majorHAnsi"/>
          <w:color w:val="000000" w:themeColor="text1"/>
          <w:kern w:val="0"/>
          <w:sz w:val="24"/>
          <w:szCs w:val="24"/>
          <w14:ligatures w14:val="none"/>
        </w:rPr>
        <w:t xml:space="preserve">Các bit CRC này sau đó được thêm vào chuỗi dữ liệu gốc, tạo thành chuỗi dữ liệu được nối </w:t>
      </w:r>
      <w:r w:rsidR="009249C3" w:rsidRPr="009249C3">
        <w:rPr>
          <w:rFonts w:asciiTheme="majorHAnsi" w:eastAsia="Times New Roman" w:hAnsiTheme="majorHAnsi" w:cstheme="majorHAnsi"/>
          <w:color w:val="000000" w:themeColor="text1"/>
          <w:kern w:val="0"/>
          <w:sz w:val="24"/>
          <w:szCs w:val="24"/>
          <w14:ligatures w14:val="none"/>
        </w:rPr>
        <w:t>a'</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a'</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a'</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a'</w:t>
      </w:r>
      <w:r w:rsidR="009249C3" w:rsidRPr="009249C3">
        <w:rPr>
          <w:rFonts w:asciiTheme="majorHAnsi" w:eastAsia="Times New Roman" w:hAnsiTheme="majorHAnsi" w:cstheme="majorHAnsi"/>
          <w:color w:val="000000" w:themeColor="text1"/>
          <w:kern w:val="0"/>
          <w:sz w:val="24"/>
          <w:szCs w:val="24"/>
          <w:vertAlign w:val="subscript"/>
          <w14:ligatures w14:val="none"/>
        </w:rPr>
        <w:t>A-1</w:t>
      </w:r>
      <w:r w:rsidR="009249C3" w:rsidRPr="009249C3">
        <w:rPr>
          <w:rFonts w:asciiTheme="majorHAnsi" w:eastAsia="Times New Roman" w:hAnsiTheme="majorHAnsi" w:cstheme="majorHAnsi"/>
          <w:color w:val="000000" w:themeColor="text1"/>
          <w:kern w:val="0"/>
          <w:sz w:val="24"/>
          <w:szCs w:val="24"/>
          <w14:ligatures w14:val="none"/>
        </w:rPr>
        <w:t> |</w:t>
      </w:r>
      <w:r w:rsidR="007A4397" w:rsidRPr="009249C3">
        <w:rPr>
          <w:rFonts w:asciiTheme="majorHAnsi" w:eastAsia="Times New Roman" w:hAnsiTheme="majorHAnsi" w:cstheme="majorHAnsi"/>
          <w:color w:val="000000" w:themeColor="text1"/>
          <w:kern w:val="0"/>
          <w:sz w:val="24"/>
          <w:szCs w:val="24"/>
          <w14:ligatures w14:val="none"/>
        </w:rPr>
        <w:t>|</w:t>
      </w:r>
      <w:r w:rsidR="009249C3" w:rsidRPr="009249C3">
        <w:rPr>
          <w:rFonts w:asciiTheme="majorHAnsi" w:eastAsia="Times New Roman" w:hAnsiTheme="majorHAnsi" w:cstheme="majorHAnsi"/>
          <w:color w:val="000000" w:themeColor="text1"/>
          <w:kern w:val="0"/>
          <w:sz w:val="24"/>
          <w:szCs w:val="24"/>
          <w14:ligatures w14:val="none"/>
        </w:rPr>
        <w:t xml:space="preserve"> p</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p</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p</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p</w:t>
      </w:r>
      <w:r w:rsidR="009249C3" w:rsidRPr="009249C3">
        <w:rPr>
          <w:rFonts w:asciiTheme="majorHAnsi" w:eastAsia="Times New Roman" w:hAnsiTheme="majorHAnsi" w:cstheme="majorHAnsi"/>
          <w:color w:val="000000" w:themeColor="text1"/>
          <w:kern w:val="0"/>
          <w:sz w:val="24"/>
          <w:szCs w:val="24"/>
          <w:vertAlign w:val="subscript"/>
          <w14:ligatures w14:val="none"/>
        </w:rPr>
        <w:t>L-1</w:t>
      </w:r>
      <w:r w:rsidR="009249C3" w:rsidRPr="009249C3">
        <w:rPr>
          <w:rFonts w:asciiTheme="majorHAnsi" w:eastAsia="Times New Roman" w:hAnsiTheme="majorHAnsi" w:cstheme="majorHAnsi"/>
          <w:color w:val="000000" w:themeColor="text1"/>
          <w:kern w:val="0"/>
          <w:sz w:val="24"/>
          <w:szCs w:val="24"/>
          <w14:ligatures w14:val="none"/>
        </w:rPr>
        <w:t xml:space="preserve">. </w:t>
      </w:r>
      <w:r w:rsidR="007A4397" w:rsidRPr="007A4397">
        <w:rPr>
          <w:rFonts w:asciiTheme="majorHAnsi" w:eastAsia="Times New Roman" w:hAnsiTheme="majorHAnsi" w:cstheme="majorHAnsi"/>
          <w:color w:val="000000" w:themeColor="text1"/>
          <w:kern w:val="0"/>
          <w:sz w:val="24"/>
          <w:szCs w:val="24"/>
          <w14:ligatures w14:val="none"/>
        </w:rPr>
        <w:t xml:space="preserve">Chuỗi được nối thêm này đóng vai trò như một checksum để phát hiện lỗi ở đầu thu. Trình tự kết hợp, hiện bao gồm cả CRC, được </w:t>
      </w:r>
      <w:r w:rsidR="00050A98">
        <w:rPr>
          <w:rFonts w:asciiTheme="majorHAnsi" w:eastAsia="Times New Roman" w:hAnsiTheme="majorHAnsi" w:cstheme="majorHAnsi"/>
          <w:color w:val="000000" w:themeColor="text1"/>
          <w:kern w:val="0"/>
          <w:sz w:val="24"/>
          <w:szCs w:val="24"/>
          <w14:ligatures w14:val="none"/>
        </w:rPr>
        <w:t>ký tự</w:t>
      </w:r>
      <w:r w:rsidR="007A4397" w:rsidRPr="007A4397">
        <w:rPr>
          <w:rFonts w:asciiTheme="majorHAnsi" w:eastAsia="Times New Roman" w:hAnsiTheme="majorHAnsi" w:cstheme="majorHAnsi"/>
          <w:color w:val="000000" w:themeColor="text1"/>
          <w:kern w:val="0"/>
          <w:sz w:val="24"/>
          <w:szCs w:val="24"/>
          <w14:ligatures w14:val="none"/>
        </w:rPr>
        <w:t xml:space="preserve"> là </w:t>
      </w:r>
      <w:r w:rsidR="007A4397">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b</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b</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b</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b</w:t>
      </w:r>
      <w:r w:rsidR="009249C3" w:rsidRPr="009249C3">
        <w:rPr>
          <w:rFonts w:asciiTheme="majorHAnsi" w:eastAsia="Times New Roman" w:hAnsiTheme="majorHAnsi" w:cstheme="majorHAnsi"/>
          <w:color w:val="000000" w:themeColor="text1"/>
          <w:kern w:val="0"/>
          <w:sz w:val="24"/>
          <w:szCs w:val="24"/>
          <w:vertAlign w:val="subscript"/>
          <w14:ligatures w14:val="none"/>
        </w:rPr>
        <w:t>B-1</w:t>
      </w:r>
      <w:r w:rsidR="009249C3" w:rsidRPr="009249C3">
        <w:rPr>
          <w:rFonts w:asciiTheme="majorHAnsi" w:eastAsia="Times New Roman" w:hAnsiTheme="majorHAnsi" w:cstheme="majorHAnsi"/>
          <w:color w:val="000000" w:themeColor="text1"/>
          <w:kern w:val="0"/>
          <w:sz w:val="24"/>
          <w:szCs w:val="24"/>
          <w14:ligatures w14:val="none"/>
        </w:rPr>
        <w:t>.</w:t>
      </w:r>
    </w:p>
    <w:p w14:paraId="7612FE5D" w14:textId="70927C58" w:rsidR="009249C3" w:rsidRDefault="009F2A5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9F2A52">
        <w:rPr>
          <w:rFonts w:asciiTheme="majorHAnsi" w:eastAsia="Times New Roman" w:hAnsiTheme="majorHAnsi" w:cstheme="majorHAnsi"/>
          <w:color w:val="000000" w:themeColor="text1"/>
          <w:kern w:val="0"/>
          <w:sz w:val="24"/>
          <w:szCs w:val="24"/>
          <w14:ligatures w14:val="none"/>
        </w:rPr>
        <w:t>CRC</w:t>
      </w:r>
      <w:r>
        <w:rPr>
          <w:rFonts w:asciiTheme="majorHAnsi" w:eastAsia="Times New Roman" w:hAnsiTheme="majorHAnsi" w:cstheme="majorHAnsi"/>
          <w:color w:val="000000" w:themeColor="text1"/>
          <w:kern w:val="0"/>
          <w:sz w:val="24"/>
          <w:szCs w:val="24"/>
          <w14:ligatures w14:val="none"/>
        </w:rPr>
        <w:t xml:space="preserve"> </w:t>
      </w:r>
      <w:r w:rsidRPr="009F2A52">
        <w:rPr>
          <w:rFonts w:asciiTheme="majorHAnsi" w:eastAsia="Times New Roman" w:hAnsiTheme="majorHAnsi" w:cstheme="majorHAnsi"/>
          <w:color w:val="000000" w:themeColor="text1"/>
          <w:kern w:val="0"/>
          <w:sz w:val="24"/>
          <w:szCs w:val="24"/>
          <w14:ligatures w14:val="none"/>
        </w:rPr>
        <w:t>attachment rất cần thiết để duy trì tính toàn vẹn của dữ liệu trong quá trình truyền và là phương pháp phổ biến trong các hệ thống truyền thông kỹ thuật số để phát hiện và sửa lỗi</w:t>
      </w:r>
      <w:r w:rsidR="009249C3" w:rsidRPr="009249C3">
        <w:rPr>
          <w:rFonts w:asciiTheme="majorHAnsi" w:eastAsia="Times New Roman" w:hAnsiTheme="majorHAnsi" w:cstheme="majorHAnsi"/>
          <w:color w:val="000000" w:themeColor="text1"/>
          <w:kern w:val="0"/>
          <w:sz w:val="24"/>
          <w:szCs w:val="24"/>
          <w14:ligatures w14:val="none"/>
        </w:rPr>
        <w:t>.</w:t>
      </w:r>
    </w:p>
    <w:p w14:paraId="5FE21CC9" w14:textId="77777777" w:rsidR="009F2A52" w:rsidRPr="009249C3" w:rsidRDefault="009F2A5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
    <w:p w14:paraId="51B51C96" w14:textId="7777777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bookmarkStart w:id="7" w:name="Channel_Coding"/>
      <w:r w:rsidRPr="009249C3">
        <w:rPr>
          <w:rFonts w:asciiTheme="majorHAnsi" w:eastAsia="Times New Roman" w:hAnsiTheme="majorHAnsi" w:cstheme="majorHAnsi"/>
          <w:b/>
          <w:bCs/>
          <w:color w:val="000000" w:themeColor="text1"/>
          <w:kern w:val="0"/>
          <w:sz w:val="24"/>
          <w:szCs w:val="24"/>
          <w14:ligatures w14:val="none"/>
        </w:rPr>
        <w:t>(4) Channel Coding</w:t>
      </w:r>
      <w:bookmarkEnd w:id="7"/>
    </w:p>
    <w:p w14:paraId="01DCFFB8" w14:textId="77777777" w:rsidR="00107C35" w:rsidRDefault="00107C35"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107C35">
        <w:rPr>
          <w:rFonts w:asciiTheme="majorHAnsi" w:eastAsia="Times New Roman" w:hAnsiTheme="majorHAnsi" w:cstheme="majorHAnsi"/>
          <w:color w:val="000000" w:themeColor="text1"/>
          <w:kern w:val="0"/>
          <w:sz w:val="24"/>
          <w:szCs w:val="24"/>
          <w14:ligatures w14:val="none"/>
        </w:rPr>
        <w:t>Sơ đồ sau đây trình bày bước Mã hóa kênh, đây là giai đoạn thứ tư trong PBCH Transport Process.</w:t>
      </w:r>
    </w:p>
    <w:p w14:paraId="777C8095" w14:textId="55498E18"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24B0B553" wp14:editId="35F063C7">
            <wp:extent cx="2589143" cy="1204195"/>
            <wp:effectExtent l="0" t="0" r="0" b="0"/>
            <wp:docPr id="1016395330" name="Hình ảnh 3"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95330" name="Hình ảnh 3" descr="Ảnh có chứa văn bản, ảnh chụp màn hình, Phông chữ, hàng&#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2820" cy="1215207"/>
                    </a:xfrm>
                    <a:prstGeom prst="rect">
                      <a:avLst/>
                    </a:prstGeom>
                    <a:noFill/>
                    <a:ln>
                      <a:noFill/>
                    </a:ln>
                  </pic:spPr>
                </pic:pic>
              </a:graphicData>
            </a:graphic>
          </wp:inline>
        </w:drawing>
      </w:r>
    </w:p>
    <w:p w14:paraId="7E5DBCCD" w14:textId="05DBB804" w:rsidR="009249C3" w:rsidRPr="009249C3" w:rsidRDefault="00546551"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321745" w:rsidRPr="00321745">
        <w:rPr>
          <w:rFonts w:asciiTheme="majorHAnsi" w:eastAsia="Times New Roman" w:hAnsiTheme="majorHAnsi" w:cstheme="majorHAnsi"/>
          <w:color w:val="000000" w:themeColor="text1"/>
          <w:kern w:val="0"/>
          <w:sz w:val="24"/>
          <w:szCs w:val="24"/>
          <w14:ligatures w14:val="none"/>
        </w:rPr>
        <w:t xml:space="preserve">Nó bắt đầu bằng một chuỗi bit, được biểu diễn dưới dạng </w:t>
      </w:r>
      <w:r w:rsidR="009249C3" w:rsidRPr="009249C3">
        <w:rPr>
          <w:rFonts w:asciiTheme="majorHAnsi" w:eastAsia="Times New Roman" w:hAnsiTheme="majorHAnsi" w:cstheme="majorHAnsi"/>
          <w:color w:val="000000" w:themeColor="text1"/>
          <w:kern w:val="0"/>
          <w:sz w:val="24"/>
          <w:szCs w:val="24"/>
          <w14:ligatures w14:val="none"/>
        </w:rPr>
        <w:t>c</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c</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c</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c</w:t>
      </w:r>
      <w:r w:rsidR="009249C3" w:rsidRPr="009249C3">
        <w:rPr>
          <w:rFonts w:asciiTheme="majorHAnsi" w:eastAsia="Times New Roman" w:hAnsiTheme="majorHAnsi" w:cstheme="majorHAnsi"/>
          <w:color w:val="000000" w:themeColor="text1"/>
          <w:kern w:val="0"/>
          <w:sz w:val="24"/>
          <w:szCs w:val="24"/>
          <w:vertAlign w:val="subscript"/>
          <w14:ligatures w14:val="none"/>
        </w:rPr>
        <w:t>K-1</w:t>
      </w:r>
      <w:r w:rsidR="009249C3" w:rsidRPr="009249C3">
        <w:rPr>
          <w:rFonts w:asciiTheme="majorHAnsi" w:eastAsia="Times New Roman" w:hAnsiTheme="majorHAnsi" w:cstheme="majorHAnsi"/>
          <w:color w:val="000000" w:themeColor="text1"/>
          <w:kern w:val="0"/>
          <w:sz w:val="24"/>
          <w:szCs w:val="24"/>
          <w14:ligatures w14:val="none"/>
        </w:rPr>
        <w:t xml:space="preserve">, </w:t>
      </w:r>
      <w:r w:rsidR="00321745" w:rsidRPr="00321745">
        <w:rPr>
          <w:rFonts w:asciiTheme="majorHAnsi" w:eastAsia="Times New Roman" w:hAnsiTheme="majorHAnsi" w:cstheme="majorHAnsi"/>
          <w:color w:val="000000" w:themeColor="text1"/>
          <w:kern w:val="0"/>
          <w:sz w:val="24"/>
          <w:szCs w:val="24"/>
          <w14:ligatures w14:val="none"/>
        </w:rPr>
        <w:t xml:space="preserve">sau đó được đưa vào một </w:t>
      </w:r>
      <w:r w:rsidR="009249C3" w:rsidRPr="009249C3">
        <w:rPr>
          <w:rFonts w:asciiTheme="majorHAnsi" w:eastAsia="Times New Roman" w:hAnsiTheme="majorHAnsi" w:cstheme="majorHAnsi"/>
          <w:color w:val="000000" w:themeColor="text1"/>
          <w:kern w:val="0"/>
          <w:sz w:val="24"/>
          <w:szCs w:val="24"/>
          <w14:ligatures w14:val="none"/>
        </w:rPr>
        <w:t>Polar Coding scheme.</w:t>
      </w:r>
    </w:p>
    <w:p w14:paraId="50AA0D26" w14:textId="45FE7EBF" w:rsidR="009A7691" w:rsidRPr="009A7691" w:rsidRDefault="00546551"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Polar Coding </w:t>
      </w:r>
      <w:r w:rsidR="00321745" w:rsidRPr="00321745">
        <w:rPr>
          <w:rFonts w:asciiTheme="majorHAnsi" w:eastAsia="Times New Roman" w:hAnsiTheme="majorHAnsi" w:cstheme="majorHAnsi"/>
          <w:color w:val="000000" w:themeColor="text1"/>
          <w:kern w:val="0"/>
          <w:sz w:val="24"/>
          <w:szCs w:val="24"/>
          <w14:ligatures w14:val="none"/>
        </w:rPr>
        <w:t xml:space="preserve">biến đổi các bit gốc thành một tập hợp các bit được mã hóa mới có các đặc tính giúp chúng chống lại các lỗi tốt hơn trên kênh truyền thông </w:t>
      </w:r>
      <w:r w:rsidR="009A7691">
        <w:rPr>
          <w:rFonts w:asciiTheme="majorHAnsi" w:eastAsia="Times New Roman" w:hAnsiTheme="majorHAnsi" w:cstheme="majorHAnsi"/>
          <w:color w:val="000000" w:themeColor="text1"/>
          <w:kern w:val="0"/>
          <w:sz w:val="24"/>
          <w:szCs w:val="24"/>
          <w14:ligatures w14:val="none"/>
        </w:rPr>
        <w:t>nhiễu</w:t>
      </w:r>
      <w:r w:rsidR="00321745" w:rsidRPr="00321745">
        <w:rPr>
          <w:rFonts w:asciiTheme="majorHAnsi" w:eastAsia="Times New Roman" w:hAnsiTheme="majorHAnsi" w:cstheme="majorHAnsi"/>
          <w:color w:val="000000" w:themeColor="text1"/>
          <w:kern w:val="0"/>
          <w:sz w:val="24"/>
          <w:szCs w:val="24"/>
          <w14:ligatures w14:val="none"/>
        </w:rPr>
        <w:t>. Các thông số như</w:t>
      </w:r>
      <w:r w:rsidR="009249C3" w:rsidRPr="009249C3">
        <w:rPr>
          <w:rFonts w:asciiTheme="majorHAnsi" w:eastAsia="Times New Roman" w:hAnsiTheme="majorHAnsi" w:cstheme="majorHAnsi"/>
          <w:color w:val="000000" w:themeColor="text1"/>
          <w:kern w:val="0"/>
          <w:sz w:val="24"/>
          <w:szCs w:val="24"/>
          <w14:ligatures w14:val="none"/>
        </w:rPr>
        <w:t xml:space="preserve"> n</w:t>
      </w:r>
      <w:r w:rsidR="009249C3" w:rsidRPr="009249C3">
        <w:rPr>
          <w:rFonts w:asciiTheme="majorHAnsi" w:eastAsia="Times New Roman" w:hAnsiTheme="majorHAnsi" w:cstheme="majorHAnsi"/>
          <w:color w:val="000000" w:themeColor="text1"/>
          <w:kern w:val="0"/>
          <w:sz w:val="24"/>
          <w:szCs w:val="24"/>
          <w:vertAlign w:val="subscript"/>
          <w14:ligatures w14:val="none"/>
        </w:rPr>
        <w:t>max</w:t>
      </w:r>
      <w:r w:rsidR="009249C3" w:rsidRPr="009249C3">
        <w:rPr>
          <w:rFonts w:asciiTheme="majorHAnsi" w:eastAsia="Times New Roman" w:hAnsiTheme="majorHAnsi" w:cstheme="majorHAnsi"/>
          <w:color w:val="000000" w:themeColor="text1"/>
          <w:kern w:val="0"/>
          <w:sz w:val="24"/>
          <w:szCs w:val="24"/>
          <w14:ligatures w14:val="none"/>
        </w:rPr>
        <w:t> = 9, I</w:t>
      </w:r>
      <w:r w:rsidR="009249C3" w:rsidRPr="009249C3">
        <w:rPr>
          <w:rFonts w:asciiTheme="majorHAnsi" w:eastAsia="Times New Roman" w:hAnsiTheme="majorHAnsi" w:cstheme="majorHAnsi"/>
          <w:color w:val="000000" w:themeColor="text1"/>
          <w:kern w:val="0"/>
          <w:sz w:val="24"/>
          <w:szCs w:val="24"/>
          <w:vertAlign w:val="subscript"/>
          <w14:ligatures w14:val="none"/>
        </w:rPr>
        <w:t>L</w:t>
      </w:r>
      <w:r w:rsidR="009249C3" w:rsidRPr="009249C3">
        <w:rPr>
          <w:rFonts w:asciiTheme="majorHAnsi" w:eastAsia="Times New Roman" w:hAnsiTheme="majorHAnsi" w:cstheme="majorHAnsi"/>
          <w:color w:val="000000" w:themeColor="text1"/>
          <w:kern w:val="0"/>
          <w:sz w:val="24"/>
          <w:szCs w:val="24"/>
          <w14:ligatures w14:val="none"/>
        </w:rPr>
        <w:t> = 1,n</w:t>
      </w:r>
      <w:r w:rsidR="009249C3" w:rsidRPr="009249C3">
        <w:rPr>
          <w:rFonts w:asciiTheme="majorHAnsi" w:eastAsia="Times New Roman" w:hAnsiTheme="majorHAnsi" w:cstheme="majorHAnsi"/>
          <w:color w:val="000000" w:themeColor="text1"/>
          <w:kern w:val="0"/>
          <w:sz w:val="24"/>
          <w:szCs w:val="24"/>
          <w:vertAlign w:val="subscript"/>
          <w14:ligatures w14:val="none"/>
        </w:rPr>
        <w:t>pc</w:t>
      </w:r>
      <w:r w:rsidR="009249C3" w:rsidRPr="009249C3">
        <w:rPr>
          <w:rFonts w:asciiTheme="majorHAnsi" w:eastAsia="Times New Roman" w:hAnsiTheme="majorHAnsi" w:cstheme="majorHAnsi"/>
          <w:color w:val="000000" w:themeColor="text1"/>
          <w:kern w:val="0"/>
          <w:sz w:val="24"/>
          <w:szCs w:val="24"/>
          <w14:ligatures w14:val="none"/>
        </w:rPr>
        <w:t xml:space="preserve"> = 0 </w:t>
      </w:r>
      <w:r w:rsidR="009A7691">
        <w:rPr>
          <w:rFonts w:asciiTheme="majorHAnsi" w:eastAsia="Times New Roman" w:hAnsiTheme="majorHAnsi" w:cstheme="majorHAnsi"/>
          <w:color w:val="000000" w:themeColor="text1"/>
          <w:kern w:val="0"/>
          <w:sz w:val="24"/>
          <w:szCs w:val="24"/>
          <w14:ligatures w14:val="none"/>
        </w:rPr>
        <w:t xml:space="preserve"> và</w:t>
      </w:r>
      <w:r w:rsidR="009249C3" w:rsidRPr="009249C3">
        <w:rPr>
          <w:rFonts w:asciiTheme="majorHAnsi" w:eastAsia="Times New Roman" w:hAnsiTheme="majorHAnsi" w:cstheme="majorHAnsi"/>
          <w:color w:val="000000" w:themeColor="text1"/>
          <w:kern w:val="0"/>
          <w:sz w:val="24"/>
          <w:szCs w:val="24"/>
          <w14:ligatures w14:val="none"/>
        </w:rPr>
        <w:t xml:space="preserve"> n</w:t>
      </w:r>
      <w:r w:rsidR="009249C3" w:rsidRPr="009249C3">
        <w:rPr>
          <w:rFonts w:asciiTheme="majorHAnsi" w:eastAsia="Times New Roman" w:hAnsiTheme="majorHAnsi" w:cstheme="majorHAnsi"/>
          <w:color w:val="000000" w:themeColor="text1"/>
          <w:kern w:val="0"/>
          <w:sz w:val="24"/>
          <w:szCs w:val="24"/>
          <w:vertAlign w:val="superscript"/>
          <w14:ligatures w14:val="none"/>
        </w:rPr>
        <w:t>wm</w:t>
      </w:r>
      <w:r w:rsidR="009249C3" w:rsidRPr="009249C3">
        <w:rPr>
          <w:rFonts w:asciiTheme="majorHAnsi" w:eastAsia="Times New Roman" w:hAnsiTheme="majorHAnsi" w:cstheme="majorHAnsi"/>
          <w:color w:val="000000" w:themeColor="text1"/>
          <w:kern w:val="0"/>
          <w:sz w:val="24"/>
          <w:szCs w:val="24"/>
          <w:vertAlign w:val="subscript"/>
          <w14:ligatures w14:val="none"/>
        </w:rPr>
        <w:t>pc</w:t>
      </w:r>
      <w:r w:rsidR="009249C3" w:rsidRPr="009249C3">
        <w:rPr>
          <w:rFonts w:asciiTheme="majorHAnsi" w:eastAsia="Times New Roman" w:hAnsiTheme="majorHAnsi" w:cstheme="majorHAnsi"/>
          <w:color w:val="000000" w:themeColor="text1"/>
          <w:kern w:val="0"/>
          <w:sz w:val="24"/>
          <w:szCs w:val="24"/>
          <w14:ligatures w14:val="none"/>
        </w:rPr>
        <w:t xml:space="preserve"> = 0 </w:t>
      </w:r>
      <w:r w:rsidR="009A7691" w:rsidRPr="009A7691">
        <w:rPr>
          <w:rFonts w:asciiTheme="majorHAnsi" w:eastAsia="Times New Roman" w:hAnsiTheme="majorHAnsi" w:cstheme="majorHAnsi"/>
          <w:color w:val="000000" w:themeColor="text1"/>
          <w:kern w:val="0"/>
          <w:sz w:val="24"/>
          <w:szCs w:val="24"/>
          <w14:ligatures w14:val="none"/>
        </w:rPr>
        <w:t xml:space="preserve">có liên quan đến cấu hình cụ thể của </w:t>
      </w:r>
      <w:r w:rsidR="009A7691">
        <w:rPr>
          <w:rFonts w:asciiTheme="majorHAnsi" w:eastAsia="Times New Roman" w:hAnsiTheme="majorHAnsi" w:cstheme="majorHAnsi"/>
          <w:color w:val="000000" w:themeColor="text1"/>
          <w:kern w:val="0"/>
          <w:sz w:val="24"/>
          <w:szCs w:val="24"/>
          <w14:ligatures w14:val="none"/>
        </w:rPr>
        <w:t xml:space="preserve">quá </w:t>
      </w:r>
      <w:r w:rsidR="009A7691" w:rsidRPr="009A7691">
        <w:rPr>
          <w:rFonts w:asciiTheme="majorHAnsi" w:eastAsia="Times New Roman" w:hAnsiTheme="majorHAnsi" w:cstheme="majorHAnsi"/>
          <w:color w:val="000000" w:themeColor="text1"/>
          <w:kern w:val="0"/>
          <w:sz w:val="24"/>
          <w:szCs w:val="24"/>
          <w14:ligatures w14:val="none"/>
        </w:rPr>
        <w:t xml:space="preserve">trình </w:t>
      </w:r>
      <w:r w:rsidR="009A7691" w:rsidRPr="009249C3">
        <w:rPr>
          <w:rFonts w:asciiTheme="majorHAnsi" w:eastAsia="Times New Roman" w:hAnsiTheme="majorHAnsi" w:cstheme="majorHAnsi"/>
          <w:color w:val="000000" w:themeColor="text1"/>
          <w:kern w:val="0"/>
          <w:sz w:val="24"/>
          <w:szCs w:val="24"/>
          <w14:ligatures w14:val="none"/>
        </w:rPr>
        <w:t>Polar Coding </w:t>
      </w:r>
      <w:r w:rsidR="009A7691" w:rsidRPr="009A7691">
        <w:rPr>
          <w:rFonts w:asciiTheme="majorHAnsi" w:eastAsia="Times New Roman" w:hAnsiTheme="majorHAnsi" w:cstheme="majorHAnsi"/>
          <w:color w:val="000000" w:themeColor="text1"/>
          <w:kern w:val="0"/>
          <w:sz w:val="24"/>
          <w:szCs w:val="24"/>
          <w14:ligatures w14:val="none"/>
        </w:rPr>
        <w:t>.</w:t>
      </w:r>
    </w:p>
    <w:p w14:paraId="4FBF9CDF" w14:textId="7D91279B" w:rsidR="00B76059" w:rsidRDefault="00546551"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9A7691" w:rsidRPr="009A7691">
        <w:rPr>
          <w:rFonts w:asciiTheme="majorHAnsi" w:eastAsia="Times New Roman" w:hAnsiTheme="majorHAnsi" w:cstheme="majorHAnsi"/>
          <w:color w:val="000000" w:themeColor="text1"/>
          <w:kern w:val="0"/>
          <w:sz w:val="24"/>
          <w:szCs w:val="24"/>
          <w14:ligatures w14:val="none"/>
        </w:rPr>
        <w:t xml:space="preserve">Đầu ra từ khối </w:t>
      </w:r>
      <w:r w:rsidR="009A7691" w:rsidRPr="009249C3">
        <w:rPr>
          <w:rFonts w:asciiTheme="majorHAnsi" w:eastAsia="Times New Roman" w:hAnsiTheme="majorHAnsi" w:cstheme="majorHAnsi"/>
          <w:color w:val="000000" w:themeColor="text1"/>
          <w:kern w:val="0"/>
          <w:sz w:val="24"/>
          <w:szCs w:val="24"/>
          <w14:ligatures w14:val="none"/>
        </w:rPr>
        <w:t>Polar Coding </w:t>
      </w:r>
      <w:r w:rsidR="009A7691" w:rsidRPr="009A7691">
        <w:rPr>
          <w:rFonts w:asciiTheme="majorHAnsi" w:eastAsia="Times New Roman" w:hAnsiTheme="majorHAnsi" w:cstheme="majorHAnsi"/>
          <w:color w:val="000000" w:themeColor="text1"/>
          <w:kern w:val="0"/>
          <w:sz w:val="24"/>
          <w:szCs w:val="24"/>
          <w14:ligatures w14:val="none"/>
        </w:rPr>
        <w:t xml:space="preserve"> là một chuỗi bit được mã hóa mới</w:t>
      </w:r>
      <w:r w:rsidR="009249C3" w:rsidRPr="009249C3">
        <w:rPr>
          <w:rFonts w:asciiTheme="majorHAnsi" w:eastAsia="Times New Roman" w:hAnsiTheme="majorHAnsi" w:cstheme="majorHAnsi"/>
          <w:color w:val="000000" w:themeColor="text1"/>
          <w:kern w:val="0"/>
          <w:sz w:val="24"/>
          <w:szCs w:val="24"/>
          <w14:ligatures w14:val="none"/>
        </w:rPr>
        <w:t xml:space="preserve"> d</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d</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d</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d</w:t>
      </w:r>
      <w:r w:rsidR="009249C3" w:rsidRPr="009249C3">
        <w:rPr>
          <w:rFonts w:asciiTheme="majorHAnsi" w:eastAsia="Times New Roman" w:hAnsiTheme="majorHAnsi" w:cstheme="majorHAnsi"/>
          <w:color w:val="000000" w:themeColor="text1"/>
          <w:kern w:val="0"/>
          <w:sz w:val="24"/>
          <w:szCs w:val="24"/>
          <w:vertAlign w:val="subscript"/>
          <w14:ligatures w14:val="none"/>
        </w:rPr>
        <w:t>N-1</w:t>
      </w:r>
      <w:r w:rsidR="009249C3" w:rsidRPr="009249C3">
        <w:rPr>
          <w:rFonts w:asciiTheme="majorHAnsi" w:eastAsia="Times New Roman" w:hAnsiTheme="majorHAnsi" w:cstheme="majorHAnsi"/>
          <w:color w:val="000000" w:themeColor="text1"/>
          <w:kern w:val="0"/>
          <w:sz w:val="24"/>
          <w:szCs w:val="24"/>
          <w14:ligatures w14:val="none"/>
        </w:rPr>
        <w:t xml:space="preserve">, </w:t>
      </w:r>
      <w:bookmarkStart w:id="8" w:name="Scrambling_2nd"/>
      <w:r w:rsidR="009A7691" w:rsidRPr="009A7691">
        <w:rPr>
          <w:rFonts w:asciiTheme="majorHAnsi" w:eastAsia="Times New Roman" w:hAnsiTheme="majorHAnsi" w:cstheme="majorHAnsi"/>
          <w:color w:val="000000" w:themeColor="text1"/>
          <w:kern w:val="0"/>
          <w:sz w:val="24"/>
          <w:szCs w:val="24"/>
          <w14:ligatures w14:val="none"/>
        </w:rPr>
        <w:t xml:space="preserve">đã sẵn sàng cho các bước tiếp theo trong quá trình truyền tải. </w:t>
      </w:r>
    </w:p>
    <w:p w14:paraId="0AE5FE28" w14:textId="316BC721" w:rsidR="009A7691" w:rsidRDefault="00546551"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9A7691" w:rsidRPr="009A7691">
        <w:rPr>
          <w:rFonts w:asciiTheme="majorHAnsi" w:eastAsia="Times New Roman" w:hAnsiTheme="majorHAnsi" w:cstheme="majorHAnsi"/>
          <w:color w:val="000000" w:themeColor="text1"/>
          <w:kern w:val="0"/>
          <w:sz w:val="24"/>
          <w:szCs w:val="24"/>
          <w14:ligatures w14:val="none"/>
        </w:rPr>
        <w:t>Chuỗi được mã hóa này được thiết kế để có khả năng phục hồi tốt hơn trước tác động của nhiễu và nhiễu khi truyền qua giao diện vô tuyến.</w:t>
      </w:r>
    </w:p>
    <w:p w14:paraId="29F4066B" w14:textId="77777777" w:rsidR="001F36A7" w:rsidRDefault="001F36A7"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p>
    <w:p w14:paraId="05574699" w14:textId="57A9D8EE" w:rsidR="00B76059" w:rsidRPr="009249C3" w:rsidRDefault="00B76059"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r w:rsidRPr="009249C3">
        <w:rPr>
          <w:rFonts w:asciiTheme="majorHAnsi" w:eastAsia="Times New Roman" w:hAnsiTheme="majorHAnsi" w:cstheme="majorHAnsi"/>
          <w:b/>
          <w:bCs/>
          <w:color w:val="000000" w:themeColor="text1"/>
          <w:kern w:val="0"/>
          <w:sz w:val="24"/>
          <w:szCs w:val="24"/>
          <w14:ligatures w14:val="none"/>
        </w:rPr>
        <w:t>(</w:t>
      </w:r>
      <w:r>
        <w:rPr>
          <w:rFonts w:asciiTheme="majorHAnsi" w:eastAsia="Times New Roman" w:hAnsiTheme="majorHAnsi" w:cstheme="majorHAnsi"/>
          <w:b/>
          <w:bCs/>
          <w:color w:val="000000" w:themeColor="text1"/>
          <w:kern w:val="0"/>
          <w:sz w:val="24"/>
          <w:szCs w:val="24"/>
          <w14:ligatures w14:val="none"/>
        </w:rPr>
        <w:t>5</w:t>
      </w:r>
      <w:r w:rsidRPr="009249C3">
        <w:rPr>
          <w:rFonts w:asciiTheme="majorHAnsi" w:eastAsia="Times New Roman" w:hAnsiTheme="majorHAnsi" w:cstheme="majorHAnsi"/>
          <w:b/>
          <w:bCs/>
          <w:color w:val="000000" w:themeColor="text1"/>
          <w:kern w:val="0"/>
          <w:sz w:val="24"/>
          <w:szCs w:val="24"/>
          <w14:ligatures w14:val="none"/>
        </w:rPr>
        <w:t xml:space="preserve">) </w:t>
      </w:r>
      <w:r>
        <w:rPr>
          <w:rFonts w:asciiTheme="majorHAnsi" w:eastAsia="Times New Roman" w:hAnsiTheme="majorHAnsi" w:cstheme="majorHAnsi"/>
          <w:b/>
          <w:bCs/>
          <w:color w:val="000000" w:themeColor="text1"/>
          <w:kern w:val="0"/>
          <w:sz w:val="24"/>
          <w:szCs w:val="24"/>
          <w14:ligatures w14:val="none"/>
        </w:rPr>
        <w:t>Rate matching</w:t>
      </w:r>
    </w:p>
    <w:p w14:paraId="0FE67CA9" w14:textId="343B62C4" w:rsidR="00FD6F50" w:rsidRPr="00FD6F50" w:rsidRDefault="00FD6F5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lastRenderedPageBreak/>
        <w:t xml:space="preserve">- </w:t>
      </w:r>
      <w:r w:rsidRPr="00FD6F50">
        <w:rPr>
          <w:rFonts w:asciiTheme="majorHAnsi" w:eastAsia="Times New Roman" w:hAnsiTheme="majorHAnsi" w:cstheme="majorHAnsi"/>
          <w:color w:val="000000" w:themeColor="text1"/>
          <w:kern w:val="0"/>
          <w:sz w:val="24"/>
          <w:szCs w:val="24"/>
          <w14:ligatures w14:val="none"/>
        </w:rPr>
        <w:t xml:space="preserve">Chuỗi bit đầu vào để </w:t>
      </w:r>
      <w:r w:rsidR="00CD61C2" w:rsidRPr="00CD61C2">
        <w:rPr>
          <w:rFonts w:asciiTheme="majorHAnsi" w:eastAsia="Times New Roman" w:hAnsiTheme="majorHAnsi" w:cstheme="majorHAnsi"/>
          <w:color w:val="000000" w:themeColor="text1"/>
          <w:kern w:val="0"/>
          <w:sz w:val="24"/>
          <w:szCs w:val="24"/>
          <w14:ligatures w14:val="none"/>
        </w:rPr>
        <w:t>rate matching</w:t>
      </w:r>
      <w:r w:rsidRPr="00FD6F50">
        <w:rPr>
          <w:rFonts w:asciiTheme="majorHAnsi" w:eastAsia="Times New Roman" w:hAnsiTheme="majorHAnsi" w:cstheme="majorHAnsi"/>
          <w:color w:val="000000" w:themeColor="text1"/>
          <w:kern w:val="0"/>
          <w:sz w:val="24"/>
          <w:szCs w:val="24"/>
          <w14:ligatures w14:val="none"/>
        </w:rPr>
        <w:t xml:space="preserve"> là </w:t>
      </w:r>
      <w:r w:rsidR="00CD61C2">
        <w:rPr>
          <w:rFonts w:asciiTheme="majorHAnsi" w:eastAsia="Times New Roman" w:hAnsiTheme="majorHAnsi" w:cstheme="majorHAnsi"/>
          <w:color w:val="000000" w:themeColor="text1"/>
          <w:kern w:val="0"/>
          <w:sz w:val="24"/>
          <w:szCs w:val="24"/>
          <w14:ligatures w14:val="none"/>
        </w:rPr>
        <w:t>d</w:t>
      </w:r>
      <w:r w:rsidR="00CD61C2" w:rsidRPr="009249C3">
        <w:rPr>
          <w:rFonts w:asciiTheme="majorHAnsi" w:eastAsia="Times New Roman" w:hAnsiTheme="majorHAnsi" w:cstheme="majorHAnsi"/>
          <w:color w:val="000000" w:themeColor="text1"/>
          <w:kern w:val="0"/>
          <w:sz w:val="24"/>
          <w:szCs w:val="24"/>
          <w:vertAlign w:val="subscript"/>
          <w14:ligatures w14:val="none"/>
        </w:rPr>
        <w:t>0</w:t>
      </w:r>
      <w:r w:rsidR="00CD61C2" w:rsidRPr="009249C3">
        <w:rPr>
          <w:rFonts w:asciiTheme="majorHAnsi" w:eastAsia="Times New Roman" w:hAnsiTheme="majorHAnsi" w:cstheme="majorHAnsi"/>
          <w:color w:val="000000" w:themeColor="text1"/>
          <w:kern w:val="0"/>
          <w:sz w:val="24"/>
          <w:szCs w:val="24"/>
          <w14:ligatures w14:val="none"/>
        </w:rPr>
        <w:t xml:space="preserve">, </w:t>
      </w:r>
      <w:r w:rsidR="00CD61C2">
        <w:rPr>
          <w:rFonts w:asciiTheme="majorHAnsi" w:eastAsia="Times New Roman" w:hAnsiTheme="majorHAnsi" w:cstheme="majorHAnsi"/>
          <w:color w:val="000000" w:themeColor="text1"/>
          <w:kern w:val="0"/>
          <w:sz w:val="24"/>
          <w:szCs w:val="24"/>
          <w14:ligatures w14:val="none"/>
        </w:rPr>
        <w:t>d</w:t>
      </w:r>
      <w:r w:rsidR="00CD61C2" w:rsidRPr="009249C3">
        <w:rPr>
          <w:rFonts w:asciiTheme="majorHAnsi" w:eastAsia="Times New Roman" w:hAnsiTheme="majorHAnsi" w:cstheme="majorHAnsi"/>
          <w:color w:val="000000" w:themeColor="text1"/>
          <w:kern w:val="0"/>
          <w:sz w:val="24"/>
          <w:szCs w:val="24"/>
          <w:vertAlign w:val="subscript"/>
          <w14:ligatures w14:val="none"/>
        </w:rPr>
        <w:t>1</w:t>
      </w:r>
      <w:r w:rsidR="00CD61C2" w:rsidRPr="009249C3">
        <w:rPr>
          <w:rFonts w:asciiTheme="majorHAnsi" w:eastAsia="Times New Roman" w:hAnsiTheme="majorHAnsi" w:cstheme="majorHAnsi"/>
          <w:color w:val="000000" w:themeColor="text1"/>
          <w:kern w:val="0"/>
          <w:sz w:val="24"/>
          <w:szCs w:val="24"/>
          <w14:ligatures w14:val="none"/>
        </w:rPr>
        <w:t xml:space="preserve">, </w:t>
      </w:r>
      <w:r w:rsidR="00CD61C2">
        <w:rPr>
          <w:rFonts w:asciiTheme="majorHAnsi" w:eastAsia="Times New Roman" w:hAnsiTheme="majorHAnsi" w:cstheme="majorHAnsi"/>
          <w:color w:val="000000" w:themeColor="text1"/>
          <w:kern w:val="0"/>
          <w:sz w:val="24"/>
          <w:szCs w:val="24"/>
          <w14:ligatures w14:val="none"/>
        </w:rPr>
        <w:t>d</w:t>
      </w:r>
      <w:r w:rsidR="00CD61C2" w:rsidRPr="009249C3">
        <w:rPr>
          <w:rFonts w:asciiTheme="majorHAnsi" w:eastAsia="Times New Roman" w:hAnsiTheme="majorHAnsi" w:cstheme="majorHAnsi"/>
          <w:color w:val="000000" w:themeColor="text1"/>
          <w:kern w:val="0"/>
          <w:sz w:val="24"/>
          <w:szCs w:val="24"/>
          <w:vertAlign w:val="subscript"/>
          <w14:ligatures w14:val="none"/>
        </w:rPr>
        <w:t>2</w:t>
      </w:r>
      <w:r w:rsidR="00CD61C2" w:rsidRPr="009249C3">
        <w:rPr>
          <w:rFonts w:asciiTheme="majorHAnsi" w:eastAsia="Times New Roman" w:hAnsiTheme="majorHAnsi" w:cstheme="majorHAnsi"/>
          <w:color w:val="000000" w:themeColor="text1"/>
          <w:kern w:val="0"/>
          <w:sz w:val="24"/>
          <w:szCs w:val="24"/>
          <w14:ligatures w14:val="none"/>
        </w:rPr>
        <w:t xml:space="preserve">, ..., </w:t>
      </w:r>
      <w:r w:rsidR="00CD61C2">
        <w:rPr>
          <w:rFonts w:asciiTheme="majorHAnsi" w:eastAsia="Times New Roman" w:hAnsiTheme="majorHAnsi" w:cstheme="majorHAnsi"/>
          <w:color w:val="000000" w:themeColor="text1"/>
          <w:kern w:val="0"/>
          <w:sz w:val="24"/>
          <w:szCs w:val="24"/>
          <w14:ligatures w14:val="none"/>
        </w:rPr>
        <w:t>d</w:t>
      </w:r>
      <w:r w:rsidR="00CD61C2" w:rsidRPr="009249C3">
        <w:rPr>
          <w:rFonts w:asciiTheme="majorHAnsi" w:eastAsia="Times New Roman" w:hAnsiTheme="majorHAnsi" w:cstheme="majorHAnsi"/>
          <w:color w:val="000000" w:themeColor="text1"/>
          <w:kern w:val="0"/>
          <w:sz w:val="24"/>
          <w:szCs w:val="24"/>
          <w:vertAlign w:val="subscript"/>
          <w14:ligatures w14:val="none"/>
        </w:rPr>
        <w:t>K-1</w:t>
      </w:r>
      <w:r w:rsidRPr="00FD6F50">
        <w:rPr>
          <w:rFonts w:asciiTheme="majorHAnsi" w:eastAsia="Times New Roman" w:hAnsiTheme="majorHAnsi" w:cstheme="majorHAnsi"/>
          <w:color w:val="000000" w:themeColor="text1"/>
          <w:kern w:val="0"/>
          <w:sz w:val="24"/>
          <w:szCs w:val="24"/>
          <w14:ligatures w14:val="none"/>
        </w:rPr>
        <w:t>.</w:t>
      </w:r>
    </w:p>
    <w:p w14:paraId="18490BE8" w14:textId="2B145E3E" w:rsidR="00FD6F50" w:rsidRPr="00FD6F50" w:rsidRDefault="00FD6F5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Đ</w:t>
      </w:r>
      <w:r w:rsidRPr="00FD6F50">
        <w:rPr>
          <w:rFonts w:asciiTheme="majorHAnsi" w:eastAsia="Times New Roman" w:hAnsiTheme="majorHAnsi" w:cstheme="majorHAnsi"/>
          <w:color w:val="000000" w:themeColor="text1"/>
          <w:kern w:val="0"/>
          <w:sz w:val="24"/>
          <w:szCs w:val="24"/>
          <w14:ligatures w14:val="none"/>
        </w:rPr>
        <w:t>ộ dài chuỗi đầu ra rate matching</w:t>
      </w:r>
      <w:r>
        <w:rPr>
          <w:rFonts w:asciiTheme="majorHAnsi" w:eastAsia="Times New Roman" w:hAnsiTheme="majorHAnsi" w:cstheme="majorHAnsi"/>
          <w:color w:val="000000" w:themeColor="text1"/>
          <w:kern w:val="0"/>
          <w:sz w:val="24"/>
          <w:szCs w:val="24"/>
          <w14:ligatures w14:val="none"/>
        </w:rPr>
        <w:t xml:space="preserve"> </w:t>
      </w:r>
      <w:r w:rsidRPr="00FD6F50">
        <w:rPr>
          <w:rFonts w:asciiTheme="majorHAnsi" w:eastAsia="Times New Roman" w:hAnsiTheme="majorHAnsi" w:cstheme="majorHAnsi"/>
          <w:color w:val="000000" w:themeColor="text1"/>
          <w:kern w:val="0"/>
          <w:sz w:val="24"/>
          <w:szCs w:val="24"/>
          <w14:ligatures w14:val="none"/>
        </w:rPr>
        <w:t>E = 864.</w:t>
      </w:r>
    </w:p>
    <w:p w14:paraId="4AB575C7" w14:textId="77777777" w:rsidR="00901860" w:rsidRDefault="0090186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vertAlign w:val="subscript"/>
          <w14:ligatures w14:val="none"/>
        </w:rPr>
      </w:pPr>
      <w:r>
        <w:rPr>
          <w:rFonts w:asciiTheme="majorHAnsi" w:eastAsia="Times New Roman" w:hAnsiTheme="majorHAnsi" w:cstheme="majorHAnsi"/>
          <w:color w:val="000000" w:themeColor="text1"/>
          <w:kern w:val="0"/>
          <w:sz w:val="24"/>
          <w:szCs w:val="24"/>
          <w14:ligatures w14:val="none"/>
        </w:rPr>
        <w:t xml:space="preserve">- </w:t>
      </w:r>
      <w:r w:rsidRPr="00FD6F50">
        <w:rPr>
          <w:rFonts w:asciiTheme="majorHAnsi" w:eastAsia="Times New Roman" w:hAnsiTheme="majorHAnsi" w:cstheme="majorHAnsi"/>
          <w:color w:val="000000" w:themeColor="text1"/>
          <w:kern w:val="0"/>
          <w:sz w:val="24"/>
          <w:szCs w:val="24"/>
          <w14:ligatures w14:val="none"/>
        </w:rPr>
        <w:t xml:space="preserve">Chuỗi bit đầu ra sau khi </w:t>
      </w:r>
      <w:r w:rsidRPr="00CD61C2">
        <w:rPr>
          <w:rFonts w:asciiTheme="majorHAnsi" w:eastAsia="Times New Roman" w:hAnsiTheme="majorHAnsi" w:cstheme="majorHAnsi"/>
          <w:color w:val="000000" w:themeColor="text1"/>
          <w:kern w:val="0"/>
          <w:sz w:val="24"/>
          <w:szCs w:val="24"/>
          <w14:ligatures w14:val="none"/>
        </w:rPr>
        <w:t>rate matching</w:t>
      </w:r>
      <w:r>
        <w:rPr>
          <w:rFonts w:asciiTheme="majorHAnsi" w:eastAsia="Times New Roman" w:hAnsiTheme="majorHAnsi" w:cstheme="majorHAnsi"/>
          <w:color w:val="000000" w:themeColor="text1"/>
          <w:kern w:val="0"/>
          <w:sz w:val="24"/>
          <w:szCs w:val="24"/>
          <w14:ligatures w14:val="none"/>
        </w:rPr>
        <w:t xml:space="preserve"> </w:t>
      </w:r>
      <w:r w:rsidRPr="00FD6F50">
        <w:rPr>
          <w:rFonts w:asciiTheme="majorHAnsi" w:eastAsia="Times New Roman" w:hAnsiTheme="majorHAnsi" w:cstheme="majorHAnsi"/>
          <w:color w:val="000000" w:themeColor="text1"/>
          <w:kern w:val="0"/>
          <w:sz w:val="24"/>
          <w:szCs w:val="24"/>
          <w14:ligatures w14:val="none"/>
        </w:rPr>
        <w:t xml:space="preserve">là </w:t>
      </w:r>
      <w:r>
        <w:rPr>
          <w:rFonts w:asciiTheme="majorHAnsi" w:eastAsia="Times New Roman" w:hAnsiTheme="majorHAnsi" w:cstheme="majorHAnsi"/>
          <w:color w:val="000000" w:themeColor="text1"/>
          <w:kern w:val="0"/>
          <w:sz w:val="24"/>
          <w:szCs w:val="24"/>
          <w14:ligatures w14:val="none"/>
        </w:rPr>
        <w:t>f</w:t>
      </w:r>
      <w:r w:rsidRPr="009249C3">
        <w:rPr>
          <w:rFonts w:asciiTheme="majorHAnsi" w:eastAsia="Times New Roman" w:hAnsiTheme="majorHAnsi" w:cstheme="majorHAnsi"/>
          <w:color w:val="000000" w:themeColor="text1"/>
          <w:kern w:val="0"/>
          <w:sz w:val="24"/>
          <w:szCs w:val="24"/>
          <w:vertAlign w:val="subscript"/>
          <w14:ligatures w14:val="none"/>
        </w:rPr>
        <w:t>0</w:t>
      </w:r>
      <w:r w:rsidRPr="009249C3">
        <w:rPr>
          <w:rFonts w:asciiTheme="majorHAnsi" w:eastAsia="Times New Roman" w:hAnsiTheme="majorHAnsi" w:cstheme="majorHAnsi"/>
          <w:color w:val="000000" w:themeColor="text1"/>
          <w:kern w:val="0"/>
          <w:sz w:val="24"/>
          <w:szCs w:val="24"/>
          <w14:ligatures w14:val="none"/>
        </w:rPr>
        <w:t xml:space="preserve">, </w:t>
      </w:r>
      <w:r>
        <w:rPr>
          <w:rFonts w:asciiTheme="majorHAnsi" w:eastAsia="Times New Roman" w:hAnsiTheme="majorHAnsi" w:cstheme="majorHAnsi"/>
          <w:color w:val="000000" w:themeColor="text1"/>
          <w:kern w:val="0"/>
          <w:sz w:val="24"/>
          <w:szCs w:val="24"/>
          <w14:ligatures w14:val="none"/>
        </w:rPr>
        <w:t>f</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 xml:space="preserve">, </w:t>
      </w:r>
      <w:r>
        <w:rPr>
          <w:rFonts w:asciiTheme="majorHAnsi" w:eastAsia="Times New Roman" w:hAnsiTheme="majorHAnsi" w:cstheme="majorHAnsi"/>
          <w:color w:val="000000" w:themeColor="text1"/>
          <w:kern w:val="0"/>
          <w:sz w:val="24"/>
          <w:szCs w:val="24"/>
          <w14:ligatures w14:val="none"/>
        </w:rPr>
        <w:t>f</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 xml:space="preserve">, ..., </w:t>
      </w:r>
      <w:r>
        <w:rPr>
          <w:rFonts w:asciiTheme="majorHAnsi" w:eastAsia="Times New Roman" w:hAnsiTheme="majorHAnsi" w:cstheme="majorHAnsi"/>
          <w:color w:val="000000" w:themeColor="text1"/>
          <w:kern w:val="0"/>
          <w:sz w:val="24"/>
          <w:szCs w:val="24"/>
          <w14:ligatures w14:val="none"/>
        </w:rPr>
        <w:t>f</w:t>
      </w:r>
      <w:r w:rsidRPr="00CD61C2">
        <w:rPr>
          <w:rFonts w:asciiTheme="majorHAnsi" w:eastAsia="Times New Roman" w:hAnsiTheme="majorHAnsi" w:cstheme="majorHAnsi"/>
          <w:color w:val="000000" w:themeColor="text1"/>
          <w:kern w:val="0"/>
          <w:sz w:val="24"/>
          <w:szCs w:val="24"/>
          <w:vertAlign w:val="subscript"/>
          <w14:ligatures w14:val="none"/>
        </w:rPr>
        <w:t>E</w:t>
      </w:r>
      <w:r w:rsidRPr="009249C3">
        <w:rPr>
          <w:rFonts w:asciiTheme="majorHAnsi" w:eastAsia="Times New Roman" w:hAnsiTheme="majorHAnsi" w:cstheme="majorHAnsi"/>
          <w:color w:val="000000" w:themeColor="text1"/>
          <w:kern w:val="0"/>
          <w:sz w:val="24"/>
          <w:szCs w:val="24"/>
          <w:vertAlign w:val="subscript"/>
          <w14:ligatures w14:val="none"/>
        </w:rPr>
        <w:t>-1</w:t>
      </w:r>
    </w:p>
    <w:p w14:paraId="455A72B6" w14:textId="335300ED" w:rsidR="00FD6F50" w:rsidRPr="00FD6F50" w:rsidRDefault="00CD61C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R</w:t>
      </w:r>
      <w:r w:rsidRPr="00CD61C2">
        <w:rPr>
          <w:rFonts w:asciiTheme="majorHAnsi" w:eastAsia="Times New Roman" w:hAnsiTheme="majorHAnsi" w:cstheme="majorHAnsi"/>
          <w:color w:val="000000" w:themeColor="text1"/>
          <w:kern w:val="0"/>
          <w:sz w:val="24"/>
          <w:szCs w:val="24"/>
          <w14:ligatures w14:val="none"/>
        </w:rPr>
        <w:t>ate matching</w:t>
      </w:r>
      <w:r w:rsidR="00FD6F50" w:rsidRPr="00FD6F50">
        <w:rPr>
          <w:rFonts w:asciiTheme="majorHAnsi" w:eastAsia="Times New Roman" w:hAnsiTheme="majorHAnsi" w:cstheme="majorHAnsi"/>
          <w:color w:val="000000" w:themeColor="text1"/>
          <w:kern w:val="0"/>
          <w:sz w:val="24"/>
          <w:szCs w:val="24"/>
          <w14:ligatures w14:val="none"/>
        </w:rPr>
        <w:t xml:space="preserve"> được thực hiện theo </w:t>
      </w:r>
      <w:r w:rsidR="00901860">
        <w:rPr>
          <w:rFonts w:asciiTheme="majorHAnsi" w:eastAsia="Times New Roman" w:hAnsiTheme="majorHAnsi" w:cstheme="majorHAnsi"/>
          <w:color w:val="000000" w:themeColor="text1"/>
          <w:kern w:val="0"/>
          <w:sz w:val="24"/>
          <w:szCs w:val="24"/>
          <w14:ligatures w14:val="none"/>
        </w:rPr>
        <w:t>các quá trình sau</w:t>
      </w:r>
      <w:r w:rsidR="00FD6F50" w:rsidRPr="00FD6F50">
        <w:rPr>
          <w:rFonts w:asciiTheme="majorHAnsi" w:eastAsia="Times New Roman" w:hAnsiTheme="majorHAnsi" w:cstheme="majorHAnsi"/>
          <w:color w:val="000000" w:themeColor="text1"/>
          <w:kern w:val="0"/>
          <w:sz w:val="24"/>
          <w:szCs w:val="24"/>
          <w14:ligatures w14:val="none"/>
        </w:rPr>
        <w:t xml:space="preserve"> </w:t>
      </w:r>
      <w:r w:rsidR="00901860">
        <w:rPr>
          <w:rFonts w:asciiTheme="majorHAnsi" w:eastAsia="Times New Roman" w:hAnsiTheme="majorHAnsi" w:cstheme="majorHAnsi"/>
          <w:color w:val="000000" w:themeColor="text1"/>
          <w:kern w:val="0"/>
          <w:sz w:val="24"/>
          <w:szCs w:val="24"/>
          <w14:ligatures w14:val="none"/>
        </w:rPr>
        <w:t xml:space="preserve">(với </w:t>
      </w:r>
      <w:r w:rsidR="00FD6F50" w:rsidRPr="00FD6F50">
        <w:rPr>
          <w:rFonts w:asciiTheme="majorHAnsi" w:eastAsia="Times New Roman" w:hAnsiTheme="majorHAnsi" w:cstheme="majorHAnsi"/>
          <w:color w:val="000000" w:themeColor="text1"/>
          <w:kern w:val="0"/>
          <w:sz w:val="24"/>
          <w:szCs w:val="24"/>
          <w14:ligatures w14:val="none"/>
        </w:rPr>
        <w:t xml:space="preserve">I </w:t>
      </w:r>
      <w:r w:rsidR="00FD6F50" w:rsidRPr="00311175">
        <w:rPr>
          <w:rFonts w:asciiTheme="majorHAnsi" w:eastAsia="Times New Roman" w:hAnsiTheme="majorHAnsi" w:cstheme="majorHAnsi"/>
          <w:color w:val="000000" w:themeColor="text1"/>
          <w:kern w:val="0"/>
          <w:sz w:val="24"/>
          <w:szCs w:val="24"/>
          <w:vertAlign w:val="subscript"/>
          <w14:ligatures w14:val="none"/>
        </w:rPr>
        <w:t>BIL</w:t>
      </w:r>
      <w:r w:rsidR="00FD6F50" w:rsidRPr="00FD6F50">
        <w:rPr>
          <w:rFonts w:asciiTheme="majorHAnsi" w:eastAsia="Times New Roman" w:hAnsiTheme="majorHAnsi" w:cstheme="majorHAnsi"/>
          <w:color w:val="000000" w:themeColor="text1"/>
          <w:kern w:val="0"/>
          <w:sz w:val="24"/>
          <w:szCs w:val="24"/>
          <w14:ligatures w14:val="none"/>
        </w:rPr>
        <w:t xml:space="preserve"> = </w:t>
      </w:r>
      <w:r w:rsidR="00901860">
        <w:rPr>
          <w:rFonts w:asciiTheme="majorHAnsi" w:eastAsia="Times New Roman" w:hAnsiTheme="majorHAnsi" w:cstheme="majorHAnsi"/>
          <w:color w:val="000000" w:themeColor="text1"/>
          <w:kern w:val="0"/>
          <w:sz w:val="24"/>
          <w:szCs w:val="24"/>
          <w14:ligatures w14:val="none"/>
        </w:rPr>
        <w:t>0)</w:t>
      </w:r>
    </w:p>
    <w:p w14:paraId="283637D9" w14:textId="06F2C1BD" w:rsidR="004D64B0" w:rsidRDefault="004D64B0" w:rsidP="004605B6">
      <w:pPr>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R</w:t>
      </w:r>
      <w:r w:rsidRPr="00CD61C2">
        <w:rPr>
          <w:rFonts w:asciiTheme="majorHAnsi" w:eastAsia="Times New Roman" w:hAnsiTheme="majorHAnsi" w:cstheme="majorHAnsi"/>
          <w:color w:val="000000" w:themeColor="text1"/>
          <w:kern w:val="0"/>
          <w:sz w:val="24"/>
          <w:szCs w:val="24"/>
          <w14:ligatures w14:val="none"/>
        </w:rPr>
        <w:t>ate matching</w:t>
      </w:r>
      <w:r w:rsidRPr="00FD6F50">
        <w:rPr>
          <w:rFonts w:asciiTheme="majorHAnsi" w:eastAsia="Times New Roman" w:hAnsiTheme="majorHAnsi" w:cstheme="majorHAnsi"/>
          <w:color w:val="000000" w:themeColor="text1"/>
          <w:kern w:val="0"/>
          <w:sz w:val="24"/>
          <w:szCs w:val="24"/>
          <w14:ligatures w14:val="none"/>
        </w:rPr>
        <w:t xml:space="preserve"> </w:t>
      </w:r>
      <w:r w:rsidR="00901860" w:rsidRPr="00901860">
        <w:rPr>
          <w:rFonts w:asciiTheme="majorHAnsi" w:eastAsia="Times New Roman" w:hAnsiTheme="majorHAnsi" w:cstheme="majorHAnsi"/>
          <w:color w:val="000000" w:themeColor="text1"/>
          <w:kern w:val="0"/>
          <w:sz w:val="24"/>
          <w:szCs w:val="24"/>
          <w14:ligatures w14:val="none"/>
        </w:rPr>
        <w:t xml:space="preserve">cho mã Polar được xác định trên mỗi khối được mã hóa và bao gồm </w:t>
      </w:r>
      <w:r w:rsidRPr="004D64B0">
        <w:rPr>
          <w:rFonts w:asciiTheme="majorHAnsi" w:eastAsia="Times New Roman" w:hAnsiTheme="majorHAnsi" w:cstheme="majorHAnsi"/>
          <w:color w:val="000000" w:themeColor="text1"/>
          <w:kern w:val="0"/>
          <w:sz w:val="24"/>
          <w:szCs w:val="24"/>
          <w14:ligatures w14:val="none"/>
        </w:rPr>
        <w:t xml:space="preserve">sub-block interleaving, bit collection, </w:t>
      </w:r>
      <w:r>
        <w:rPr>
          <w:rFonts w:asciiTheme="majorHAnsi" w:eastAsia="Times New Roman" w:hAnsiTheme="majorHAnsi" w:cstheme="majorHAnsi"/>
          <w:color w:val="000000" w:themeColor="text1"/>
          <w:kern w:val="0"/>
          <w:sz w:val="24"/>
          <w:szCs w:val="24"/>
          <w14:ligatures w14:val="none"/>
        </w:rPr>
        <w:t xml:space="preserve">và </w:t>
      </w:r>
      <w:r w:rsidRPr="004D64B0">
        <w:rPr>
          <w:rFonts w:asciiTheme="majorHAnsi" w:eastAsia="Times New Roman" w:hAnsiTheme="majorHAnsi" w:cstheme="majorHAnsi"/>
          <w:color w:val="000000" w:themeColor="text1"/>
          <w:kern w:val="0"/>
          <w:sz w:val="24"/>
          <w:szCs w:val="24"/>
          <w14:ligatures w14:val="none"/>
        </w:rPr>
        <w:t>bit interleaving</w:t>
      </w:r>
      <w:r w:rsidRPr="004D64B0">
        <w:rPr>
          <w:rFonts w:asciiTheme="majorHAnsi" w:eastAsia="Times New Roman" w:hAnsiTheme="majorHAnsi" w:cstheme="majorHAnsi"/>
          <w:b/>
          <w:bCs/>
          <w:color w:val="000000" w:themeColor="text1"/>
          <w:kern w:val="0"/>
          <w:sz w:val="24"/>
          <w:szCs w:val="24"/>
          <w14:ligatures w14:val="none"/>
        </w:rPr>
        <w:t xml:space="preserve"> </w:t>
      </w:r>
    </w:p>
    <w:p w14:paraId="49199691" w14:textId="77777777" w:rsidR="004D64B0" w:rsidRDefault="004D64B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4D64B0">
        <w:rPr>
          <w:rFonts w:asciiTheme="majorHAnsi" w:eastAsia="Times New Roman" w:hAnsiTheme="majorHAnsi" w:cstheme="majorHAnsi"/>
          <w:color w:val="000000" w:themeColor="text1"/>
          <w:kern w:val="0"/>
          <w:sz w:val="24"/>
          <w:szCs w:val="24"/>
          <w14:ligatures w14:val="none"/>
        </w:rPr>
        <w:t>+</w:t>
      </w:r>
      <w:r w:rsidRPr="004D64B0">
        <w:t xml:space="preserve"> </w:t>
      </w:r>
      <w:r w:rsidRPr="004D64B0">
        <w:rPr>
          <w:rFonts w:asciiTheme="majorHAnsi" w:eastAsia="Times New Roman" w:hAnsiTheme="majorHAnsi" w:cstheme="majorHAnsi"/>
          <w:color w:val="000000" w:themeColor="text1"/>
          <w:kern w:val="0"/>
          <w:sz w:val="24"/>
          <w:szCs w:val="24"/>
          <w14:ligatures w14:val="none"/>
        </w:rPr>
        <w:t>Sub-block interleaving</w:t>
      </w:r>
    </w:p>
    <w:tbl>
      <w:tblPr>
        <w:tblStyle w:val="TableGrid"/>
        <w:tblW w:w="12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8"/>
        <w:gridCol w:w="5013"/>
      </w:tblGrid>
      <w:tr w:rsidR="00623E89" w14:paraId="36CEE27F" w14:textId="77777777" w:rsidTr="008652CE">
        <w:tc>
          <w:tcPr>
            <w:tcW w:w="7668" w:type="dxa"/>
          </w:tcPr>
          <w:p w14:paraId="07C03B59" w14:textId="77777777" w:rsidR="00623E89" w:rsidRDefault="00623E89" w:rsidP="004605B6">
            <w:pPr>
              <w:pStyle w:val="ListParagraph"/>
              <w:numPr>
                <w:ilvl w:val="0"/>
                <w:numId w:val="10"/>
              </w:num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sidRPr="00F314AB">
              <w:rPr>
                <w:rFonts w:asciiTheme="majorHAnsi" w:eastAsia="Times New Roman" w:hAnsiTheme="majorHAnsi" w:cstheme="majorHAnsi"/>
                <w:color w:val="000000" w:themeColor="text1"/>
                <w:kern w:val="0"/>
                <w:sz w:val="24"/>
                <w:szCs w:val="24"/>
                <w14:ligatures w14:val="none"/>
              </w:rPr>
              <w:t>Các bit đầu vào của bộ xen kẽ khối con là các bit được mã hóa d</w:t>
            </w:r>
            <w:r w:rsidRPr="00F314AB">
              <w:rPr>
                <w:rFonts w:asciiTheme="majorHAnsi" w:eastAsia="Times New Roman" w:hAnsiTheme="majorHAnsi" w:cstheme="majorHAnsi"/>
                <w:color w:val="000000" w:themeColor="text1"/>
                <w:kern w:val="0"/>
                <w:sz w:val="24"/>
                <w:szCs w:val="24"/>
                <w:vertAlign w:val="subscript"/>
                <w14:ligatures w14:val="none"/>
              </w:rPr>
              <w:t>0</w:t>
            </w:r>
            <w:r w:rsidRPr="00F314AB">
              <w:rPr>
                <w:rFonts w:asciiTheme="majorHAnsi" w:eastAsia="Times New Roman" w:hAnsiTheme="majorHAnsi" w:cstheme="majorHAnsi"/>
                <w:color w:val="000000" w:themeColor="text1"/>
                <w:kern w:val="0"/>
                <w:sz w:val="24"/>
                <w:szCs w:val="24"/>
                <w14:ligatures w14:val="none"/>
              </w:rPr>
              <w:t>, d</w:t>
            </w:r>
            <w:r w:rsidRPr="00F314AB">
              <w:rPr>
                <w:rFonts w:asciiTheme="majorHAnsi" w:eastAsia="Times New Roman" w:hAnsiTheme="majorHAnsi" w:cstheme="majorHAnsi"/>
                <w:color w:val="000000" w:themeColor="text1"/>
                <w:kern w:val="0"/>
                <w:sz w:val="24"/>
                <w:szCs w:val="24"/>
                <w:vertAlign w:val="subscript"/>
                <w14:ligatures w14:val="none"/>
              </w:rPr>
              <w:t>1</w:t>
            </w:r>
            <w:r w:rsidRPr="00F314AB">
              <w:rPr>
                <w:rFonts w:asciiTheme="majorHAnsi" w:eastAsia="Times New Roman" w:hAnsiTheme="majorHAnsi" w:cstheme="majorHAnsi"/>
                <w:color w:val="000000" w:themeColor="text1"/>
                <w:kern w:val="0"/>
                <w:sz w:val="24"/>
                <w:szCs w:val="24"/>
                <w14:ligatures w14:val="none"/>
              </w:rPr>
              <w:t>, d</w:t>
            </w:r>
            <w:r w:rsidRPr="00F314AB">
              <w:rPr>
                <w:rFonts w:asciiTheme="majorHAnsi" w:eastAsia="Times New Roman" w:hAnsiTheme="majorHAnsi" w:cstheme="majorHAnsi"/>
                <w:color w:val="000000" w:themeColor="text1"/>
                <w:kern w:val="0"/>
                <w:sz w:val="24"/>
                <w:szCs w:val="24"/>
                <w:vertAlign w:val="subscript"/>
                <w14:ligatures w14:val="none"/>
              </w:rPr>
              <w:t>2</w:t>
            </w:r>
            <w:r w:rsidRPr="00F314AB">
              <w:rPr>
                <w:rFonts w:asciiTheme="majorHAnsi" w:eastAsia="Times New Roman" w:hAnsiTheme="majorHAnsi" w:cstheme="majorHAnsi"/>
                <w:color w:val="000000" w:themeColor="text1"/>
                <w:kern w:val="0"/>
                <w:sz w:val="24"/>
                <w:szCs w:val="24"/>
                <w14:ligatures w14:val="none"/>
              </w:rPr>
              <w:t>, ..., d</w:t>
            </w:r>
            <w:r w:rsidRPr="00F314AB">
              <w:rPr>
                <w:rFonts w:asciiTheme="majorHAnsi" w:eastAsia="Times New Roman" w:hAnsiTheme="majorHAnsi" w:cstheme="majorHAnsi"/>
                <w:color w:val="000000" w:themeColor="text1"/>
                <w:kern w:val="0"/>
                <w:sz w:val="24"/>
                <w:szCs w:val="24"/>
                <w:vertAlign w:val="subscript"/>
                <w14:ligatures w14:val="none"/>
              </w:rPr>
              <w:t>N-1</w:t>
            </w:r>
            <w:r w:rsidRPr="00F314AB">
              <w:rPr>
                <w:rFonts w:asciiTheme="majorHAnsi" w:eastAsia="Times New Roman" w:hAnsiTheme="majorHAnsi" w:cstheme="majorHAnsi"/>
                <w:color w:val="000000" w:themeColor="text1"/>
                <w:kern w:val="0"/>
                <w:sz w:val="24"/>
                <w:szCs w:val="24"/>
                <w14:ligatures w14:val="none"/>
              </w:rPr>
              <w:t>. Các bit được mã hóa d</w:t>
            </w:r>
            <w:r w:rsidRPr="00F314AB">
              <w:rPr>
                <w:rFonts w:asciiTheme="majorHAnsi" w:eastAsia="Times New Roman" w:hAnsiTheme="majorHAnsi" w:cstheme="majorHAnsi"/>
                <w:color w:val="000000" w:themeColor="text1"/>
                <w:kern w:val="0"/>
                <w:sz w:val="24"/>
                <w:szCs w:val="24"/>
                <w:vertAlign w:val="subscript"/>
                <w14:ligatures w14:val="none"/>
              </w:rPr>
              <w:t>0</w:t>
            </w:r>
            <w:r w:rsidRPr="00F314AB">
              <w:rPr>
                <w:rFonts w:asciiTheme="majorHAnsi" w:eastAsia="Times New Roman" w:hAnsiTheme="majorHAnsi" w:cstheme="majorHAnsi"/>
                <w:color w:val="000000" w:themeColor="text1"/>
                <w:kern w:val="0"/>
                <w:sz w:val="24"/>
                <w:szCs w:val="24"/>
                <w14:ligatures w14:val="none"/>
              </w:rPr>
              <w:t>, d</w:t>
            </w:r>
            <w:r w:rsidRPr="00F314AB">
              <w:rPr>
                <w:rFonts w:asciiTheme="majorHAnsi" w:eastAsia="Times New Roman" w:hAnsiTheme="majorHAnsi" w:cstheme="majorHAnsi"/>
                <w:color w:val="000000" w:themeColor="text1"/>
                <w:kern w:val="0"/>
                <w:sz w:val="24"/>
                <w:szCs w:val="24"/>
                <w:vertAlign w:val="subscript"/>
                <w14:ligatures w14:val="none"/>
              </w:rPr>
              <w:t>1</w:t>
            </w:r>
            <w:r w:rsidRPr="00F314AB">
              <w:rPr>
                <w:rFonts w:asciiTheme="majorHAnsi" w:eastAsia="Times New Roman" w:hAnsiTheme="majorHAnsi" w:cstheme="majorHAnsi"/>
                <w:color w:val="000000" w:themeColor="text1"/>
                <w:kern w:val="0"/>
                <w:sz w:val="24"/>
                <w:szCs w:val="24"/>
                <w14:ligatures w14:val="none"/>
              </w:rPr>
              <w:t>, d</w:t>
            </w:r>
            <w:r w:rsidRPr="00F314AB">
              <w:rPr>
                <w:rFonts w:asciiTheme="majorHAnsi" w:eastAsia="Times New Roman" w:hAnsiTheme="majorHAnsi" w:cstheme="majorHAnsi"/>
                <w:color w:val="000000" w:themeColor="text1"/>
                <w:kern w:val="0"/>
                <w:sz w:val="24"/>
                <w:szCs w:val="24"/>
                <w:vertAlign w:val="subscript"/>
                <w14:ligatures w14:val="none"/>
              </w:rPr>
              <w:t>2</w:t>
            </w:r>
            <w:r w:rsidRPr="00F314AB">
              <w:rPr>
                <w:rFonts w:asciiTheme="majorHAnsi" w:eastAsia="Times New Roman" w:hAnsiTheme="majorHAnsi" w:cstheme="majorHAnsi"/>
                <w:color w:val="000000" w:themeColor="text1"/>
                <w:kern w:val="0"/>
                <w:sz w:val="24"/>
                <w:szCs w:val="24"/>
                <w14:ligatures w14:val="none"/>
              </w:rPr>
              <w:t>, ..., d</w:t>
            </w:r>
            <w:r w:rsidRPr="00F314AB">
              <w:rPr>
                <w:rFonts w:asciiTheme="majorHAnsi" w:eastAsia="Times New Roman" w:hAnsiTheme="majorHAnsi" w:cstheme="majorHAnsi"/>
                <w:color w:val="000000" w:themeColor="text1"/>
                <w:kern w:val="0"/>
                <w:sz w:val="24"/>
                <w:szCs w:val="24"/>
                <w:vertAlign w:val="subscript"/>
                <w14:ligatures w14:val="none"/>
              </w:rPr>
              <w:t>N-1</w:t>
            </w:r>
            <w:r w:rsidRPr="00F314AB">
              <w:rPr>
                <w:rFonts w:asciiTheme="majorHAnsi" w:eastAsia="Times New Roman" w:hAnsiTheme="majorHAnsi" w:cstheme="majorHAnsi"/>
                <w:color w:val="000000" w:themeColor="text1"/>
                <w:kern w:val="0"/>
                <w:sz w:val="24"/>
                <w:szCs w:val="24"/>
                <w14:ligatures w14:val="none"/>
              </w:rPr>
              <w:t xml:space="preserve"> được chia thành 32 khối con. </w:t>
            </w:r>
          </w:p>
          <w:p w14:paraId="079D53A9" w14:textId="2D72CC89" w:rsidR="00623E89" w:rsidRPr="00623E89" w:rsidRDefault="00623E89" w:rsidP="004605B6">
            <w:pPr>
              <w:pStyle w:val="ListParagraph"/>
              <w:numPr>
                <w:ilvl w:val="0"/>
                <w:numId w:val="10"/>
              </w:num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sidRPr="00F314AB">
              <w:rPr>
                <w:rFonts w:asciiTheme="majorHAnsi" w:eastAsia="Times New Roman" w:hAnsiTheme="majorHAnsi" w:cstheme="majorHAnsi"/>
                <w:color w:val="000000" w:themeColor="text1"/>
                <w:kern w:val="0"/>
                <w:sz w:val="24"/>
                <w:szCs w:val="24"/>
                <w14:ligatures w14:val="none"/>
              </w:rPr>
              <w:t xml:space="preserve">Đầu ra các bit từ bộ xen kẽ khối con được </w:t>
            </w:r>
            <w:r w:rsidR="00050A98">
              <w:rPr>
                <w:rFonts w:asciiTheme="majorHAnsi" w:eastAsia="Times New Roman" w:hAnsiTheme="majorHAnsi" w:cstheme="majorHAnsi"/>
                <w:color w:val="000000" w:themeColor="text1"/>
                <w:kern w:val="0"/>
                <w:sz w:val="24"/>
                <w:szCs w:val="24"/>
                <w14:ligatures w14:val="none"/>
              </w:rPr>
              <w:t>ký tự</w:t>
            </w:r>
            <w:r w:rsidRPr="00F314AB">
              <w:rPr>
                <w:rFonts w:asciiTheme="majorHAnsi" w:eastAsia="Times New Roman" w:hAnsiTheme="majorHAnsi" w:cstheme="majorHAnsi"/>
                <w:color w:val="000000" w:themeColor="text1"/>
                <w:kern w:val="0"/>
                <w:sz w:val="24"/>
                <w:szCs w:val="24"/>
                <w14:ligatures w14:val="none"/>
              </w:rPr>
              <w:t xml:space="preserve"> là y</w:t>
            </w:r>
            <w:r w:rsidRPr="00F314AB">
              <w:rPr>
                <w:rFonts w:asciiTheme="majorHAnsi" w:eastAsia="Times New Roman" w:hAnsiTheme="majorHAnsi" w:cstheme="majorHAnsi"/>
                <w:color w:val="000000" w:themeColor="text1"/>
                <w:kern w:val="0"/>
                <w:sz w:val="24"/>
                <w:szCs w:val="24"/>
                <w:vertAlign w:val="subscript"/>
                <w14:ligatures w14:val="none"/>
              </w:rPr>
              <w:t>0</w:t>
            </w:r>
            <w:r w:rsidRPr="00F314AB">
              <w:rPr>
                <w:rFonts w:asciiTheme="majorHAnsi" w:eastAsia="Times New Roman" w:hAnsiTheme="majorHAnsi" w:cstheme="majorHAnsi"/>
                <w:color w:val="000000" w:themeColor="text1"/>
                <w:kern w:val="0"/>
                <w:sz w:val="24"/>
                <w:szCs w:val="24"/>
                <w14:ligatures w14:val="none"/>
              </w:rPr>
              <w:t>, y</w:t>
            </w:r>
            <w:r w:rsidRPr="00F314AB">
              <w:rPr>
                <w:rFonts w:asciiTheme="majorHAnsi" w:eastAsia="Times New Roman" w:hAnsiTheme="majorHAnsi" w:cstheme="majorHAnsi"/>
                <w:color w:val="000000" w:themeColor="text1"/>
                <w:kern w:val="0"/>
                <w:sz w:val="24"/>
                <w:szCs w:val="24"/>
                <w:vertAlign w:val="subscript"/>
                <w14:ligatures w14:val="none"/>
              </w:rPr>
              <w:t>1</w:t>
            </w:r>
            <w:r w:rsidRPr="00F314AB">
              <w:rPr>
                <w:rFonts w:asciiTheme="majorHAnsi" w:eastAsia="Times New Roman" w:hAnsiTheme="majorHAnsi" w:cstheme="majorHAnsi"/>
                <w:color w:val="000000" w:themeColor="text1"/>
                <w:kern w:val="0"/>
                <w:sz w:val="24"/>
                <w:szCs w:val="24"/>
                <w14:ligatures w14:val="none"/>
              </w:rPr>
              <w:t>, y</w:t>
            </w:r>
            <w:r w:rsidRPr="00F314AB">
              <w:rPr>
                <w:rFonts w:asciiTheme="majorHAnsi" w:eastAsia="Times New Roman" w:hAnsiTheme="majorHAnsi" w:cstheme="majorHAnsi"/>
                <w:color w:val="000000" w:themeColor="text1"/>
                <w:kern w:val="0"/>
                <w:sz w:val="24"/>
                <w:szCs w:val="24"/>
                <w:vertAlign w:val="subscript"/>
                <w14:ligatures w14:val="none"/>
              </w:rPr>
              <w:t>2</w:t>
            </w:r>
            <w:r w:rsidRPr="00F314AB">
              <w:rPr>
                <w:rFonts w:asciiTheme="majorHAnsi" w:eastAsia="Times New Roman" w:hAnsiTheme="majorHAnsi" w:cstheme="majorHAnsi"/>
                <w:color w:val="000000" w:themeColor="text1"/>
                <w:kern w:val="0"/>
                <w:sz w:val="24"/>
                <w:szCs w:val="24"/>
                <w14:ligatures w14:val="none"/>
              </w:rPr>
              <w:t>, ..., y</w:t>
            </w:r>
            <w:r w:rsidRPr="00F314AB">
              <w:rPr>
                <w:rFonts w:asciiTheme="majorHAnsi" w:eastAsia="Times New Roman" w:hAnsiTheme="majorHAnsi" w:cstheme="majorHAnsi"/>
                <w:color w:val="000000" w:themeColor="text1"/>
                <w:kern w:val="0"/>
                <w:sz w:val="24"/>
                <w:szCs w:val="24"/>
                <w:vertAlign w:val="subscript"/>
                <w14:ligatures w14:val="none"/>
              </w:rPr>
              <w:t>N-1</w:t>
            </w:r>
            <w:r w:rsidRPr="00F314AB">
              <w:rPr>
                <w:rFonts w:asciiTheme="majorHAnsi" w:eastAsia="Times New Roman" w:hAnsiTheme="majorHAnsi" w:cstheme="majorHAnsi"/>
                <w:color w:val="000000" w:themeColor="text1"/>
                <w:kern w:val="0"/>
                <w:sz w:val="24"/>
                <w:szCs w:val="24"/>
                <w14:ligatures w14:val="none"/>
              </w:rPr>
              <w:t>, được tạo ra dưới dạng sau:</w:t>
            </w:r>
          </w:p>
        </w:tc>
        <w:tc>
          <w:tcPr>
            <w:tcW w:w="5013" w:type="dxa"/>
          </w:tcPr>
          <w:p w14:paraId="2B3F4F38" w14:textId="4330C935" w:rsidR="00623E89" w:rsidRDefault="00623E89" w:rsidP="004605B6">
            <w:pPr>
              <w:spacing w:line="276" w:lineRule="auto"/>
              <w:jc w:val="both"/>
              <w:rPr>
                <w:rFonts w:asciiTheme="majorHAnsi" w:eastAsia="Times New Roman" w:hAnsiTheme="majorHAnsi" w:cstheme="majorHAnsi"/>
                <w:color w:val="000000" w:themeColor="text1"/>
                <w:kern w:val="0"/>
                <w:sz w:val="24"/>
                <w:szCs w:val="24"/>
                <w14:ligatures w14:val="none"/>
              </w:rPr>
            </w:pPr>
            <w:r w:rsidRPr="00376EC1">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177AF6DF" wp14:editId="635D82A1">
                  <wp:extent cx="1714500" cy="1201147"/>
                  <wp:effectExtent l="0" t="0" r="0" b="0"/>
                  <wp:docPr id="1293920658" name="Hình ảnh 1"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20658" name="Hình ảnh 1" descr="Ảnh có chứa văn bản, Phông chữ, ảnh chụp màn hình, màu trắng&#10;&#10;Mô tả được tạo tự động"/>
                          <pic:cNvPicPr/>
                        </pic:nvPicPr>
                        <pic:blipFill>
                          <a:blip r:embed="rId19"/>
                          <a:stretch>
                            <a:fillRect/>
                          </a:stretch>
                        </pic:blipFill>
                        <pic:spPr>
                          <a:xfrm>
                            <a:off x="0" y="0"/>
                            <a:ext cx="1737304" cy="1217123"/>
                          </a:xfrm>
                          <a:prstGeom prst="rect">
                            <a:avLst/>
                          </a:prstGeom>
                        </pic:spPr>
                      </pic:pic>
                    </a:graphicData>
                  </a:graphic>
                </wp:inline>
              </w:drawing>
            </w:r>
          </w:p>
        </w:tc>
      </w:tr>
    </w:tbl>
    <w:p w14:paraId="3E6353C3" w14:textId="5CD5DD86" w:rsidR="00376EC1" w:rsidRDefault="00F314AB"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F314AB">
        <w:rPr>
          <w:rFonts w:asciiTheme="majorHAnsi" w:eastAsia="Times New Roman" w:hAnsiTheme="majorHAnsi" w:cstheme="majorHAnsi"/>
          <w:color w:val="000000" w:themeColor="text1"/>
          <w:kern w:val="0"/>
          <w:sz w:val="24"/>
          <w:szCs w:val="24"/>
          <w14:ligatures w14:val="none"/>
        </w:rPr>
        <w:t>trong đó sub-block interleaver pattern</w:t>
      </w:r>
      <w:r>
        <w:rPr>
          <w:rFonts w:asciiTheme="majorHAnsi" w:eastAsia="Times New Roman" w:hAnsiTheme="majorHAnsi" w:cstheme="majorHAnsi"/>
          <w:color w:val="000000" w:themeColor="text1"/>
          <w:kern w:val="0"/>
          <w:sz w:val="24"/>
          <w:szCs w:val="24"/>
          <w14:ligatures w14:val="none"/>
        </w:rPr>
        <w:t xml:space="preserve"> P(i) </w:t>
      </w:r>
      <w:r w:rsidRPr="00F314AB">
        <w:rPr>
          <w:rFonts w:asciiTheme="majorHAnsi" w:eastAsia="Times New Roman" w:hAnsiTheme="majorHAnsi" w:cstheme="majorHAnsi"/>
          <w:color w:val="000000" w:themeColor="text1"/>
          <w:kern w:val="0"/>
          <w:sz w:val="24"/>
          <w:szCs w:val="24"/>
          <w14:ligatures w14:val="none"/>
        </w:rPr>
        <w:t>được cho trong Bảng 5.4.1.1-1</w:t>
      </w:r>
    </w:p>
    <w:p w14:paraId="0553716C" w14:textId="761D099C" w:rsidR="00F314AB" w:rsidRPr="004D64B0" w:rsidRDefault="00F314AB"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F314AB">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53068A4D" wp14:editId="2D9D751A">
            <wp:extent cx="4455215" cy="822920"/>
            <wp:effectExtent l="0" t="0" r="0" b="0"/>
            <wp:docPr id="532045490" name="Hình ảnh 1"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45490" name="Hình ảnh 1" descr="Ảnh có chứa văn bản, ảnh chụp màn hình, số, Song song&#10;&#10;Mô tả được tạo tự động"/>
                    <pic:cNvPicPr/>
                  </pic:nvPicPr>
                  <pic:blipFill>
                    <a:blip r:embed="rId20"/>
                    <a:stretch>
                      <a:fillRect/>
                    </a:stretch>
                  </pic:blipFill>
                  <pic:spPr>
                    <a:xfrm>
                      <a:off x="0" y="0"/>
                      <a:ext cx="4516453" cy="834231"/>
                    </a:xfrm>
                    <a:prstGeom prst="rect">
                      <a:avLst/>
                    </a:prstGeom>
                  </pic:spPr>
                </pic:pic>
              </a:graphicData>
            </a:graphic>
          </wp:inline>
        </w:drawing>
      </w:r>
    </w:p>
    <w:p w14:paraId="1AD187B8" w14:textId="55B11550" w:rsidR="004D64B0" w:rsidRDefault="004D64B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4D64B0">
        <w:rPr>
          <w:rFonts w:asciiTheme="majorHAnsi" w:eastAsia="Times New Roman" w:hAnsiTheme="majorHAnsi" w:cstheme="majorHAnsi"/>
          <w:color w:val="000000" w:themeColor="text1"/>
          <w:kern w:val="0"/>
          <w:sz w:val="24"/>
          <w:szCs w:val="24"/>
          <w14:ligatures w14:val="none"/>
        </w:rPr>
        <w:t>+ Bit collection</w:t>
      </w:r>
    </w:p>
    <w:tbl>
      <w:tblPr>
        <w:tblStyle w:val="TableGrid"/>
        <w:tblW w:w="12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8"/>
        <w:gridCol w:w="5013"/>
      </w:tblGrid>
      <w:tr w:rsidR="002906B2" w14:paraId="5C7ED849" w14:textId="77777777" w:rsidTr="008652CE">
        <w:tc>
          <w:tcPr>
            <w:tcW w:w="7758" w:type="dxa"/>
          </w:tcPr>
          <w:p w14:paraId="48DA71F6" w14:textId="77777777" w:rsidR="002906B2" w:rsidRDefault="002906B2" w:rsidP="004605B6">
            <w:pPr>
              <w:pStyle w:val="ListParagraph"/>
              <w:numPr>
                <w:ilvl w:val="0"/>
                <w:numId w:val="10"/>
              </w:num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sidRPr="00B15888">
              <w:rPr>
                <w:rFonts w:asciiTheme="majorHAnsi" w:eastAsia="Times New Roman" w:hAnsiTheme="majorHAnsi" w:cstheme="majorHAnsi"/>
                <w:color w:val="000000" w:themeColor="text1"/>
                <w:kern w:val="0"/>
                <w:sz w:val="24"/>
                <w:szCs w:val="24"/>
                <w14:ligatures w14:val="none"/>
              </w:rPr>
              <w:t xml:space="preserve">Chuỗi bit sau bộ xen kẽ khối con </w:t>
            </w:r>
            <w:r w:rsidRPr="00F314AB">
              <w:rPr>
                <w:rFonts w:asciiTheme="majorHAnsi" w:eastAsia="Times New Roman" w:hAnsiTheme="majorHAnsi" w:cstheme="majorHAnsi"/>
                <w:color w:val="000000" w:themeColor="text1"/>
                <w:kern w:val="0"/>
                <w:sz w:val="24"/>
                <w:szCs w:val="24"/>
                <w14:ligatures w14:val="none"/>
              </w:rPr>
              <w:t>y</w:t>
            </w:r>
            <w:r w:rsidRPr="00F314AB">
              <w:rPr>
                <w:rFonts w:asciiTheme="majorHAnsi" w:eastAsia="Times New Roman" w:hAnsiTheme="majorHAnsi" w:cstheme="majorHAnsi"/>
                <w:color w:val="000000" w:themeColor="text1"/>
                <w:kern w:val="0"/>
                <w:sz w:val="24"/>
                <w:szCs w:val="24"/>
                <w:vertAlign w:val="subscript"/>
                <w14:ligatures w14:val="none"/>
              </w:rPr>
              <w:t>0</w:t>
            </w:r>
            <w:r w:rsidRPr="00F314AB">
              <w:rPr>
                <w:rFonts w:asciiTheme="majorHAnsi" w:eastAsia="Times New Roman" w:hAnsiTheme="majorHAnsi" w:cstheme="majorHAnsi"/>
                <w:color w:val="000000" w:themeColor="text1"/>
                <w:kern w:val="0"/>
                <w:sz w:val="24"/>
                <w:szCs w:val="24"/>
                <w14:ligatures w14:val="none"/>
              </w:rPr>
              <w:t>, y</w:t>
            </w:r>
            <w:r w:rsidRPr="00F314AB">
              <w:rPr>
                <w:rFonts w:asciiTheme="majorHAnsi" w:eastAsia="Times New Roman" w:hAnsiTheme="majorHAnsi" w:cstheme="majorHAnsi"/>
                <w:color w:val="000000" w:themeColor="text1"/>
                <w:kern w:val="0"/>
                <w:sz w:val="24"/>
                <w:szCs w:val="24"/>
                <w:vertAlign w:val="subscript"/>
                <w14:ligatures w14:val="none"/>
              </w:rPr>
              <w:t>1</w:t>
            </w:r>
            <w:r w:rsidRPr="00F314AB">
              <w:rPr>
                <w:rFonts w:asciiTheme="majorHAnsi" w:eastAsia="Times New Roman" w:hAnsiTheme="majorHAnsi" w:cstheme="majorHAnsi"/>
                <w:color w:val="000000" w:themeColor="text1"/>
                <w:kern w:val="0"/>
                <w:sz w:val="24"/>
                <w:szCs w:val="24"/>
                <w14:ligatures w14:val="none"/>
              </w:rPr>
              <w:t>, y</w:t>
            </w:r>
            <w:r w:rsidRPr="00F314AB">
              <w:rPr>
                <w:rFonts w:asciiTheme="majorHAnsi" w:eastAsia="Times New Roman" w:hAnsiTheme="majorHAnsi" w:cstheme="majorHAnsi"/>
                <w:color w:val="000000" w:themeColor="text1"/>
                <w:kern w:val="0"/>
                <w:sz w:val="24"/>
                <w:szCs w:val="24"/>
                <w:vertAlign w:val="subscript"/>
                <w14:ligatures w14:val="none"/>
              </w:rPr>
              <w:t>2</w:t>
            </w:r>
            <w:r w:rsidRPr="00F314AB">
              <w:rPr>
                <w:rFonts w:asciiTheme="majorHAnsi" w:eastAsia="Times New Roman" w:hAnsiTheme="majorHAnsi" w:cstheme="majorHAnsi"/>
                <w:color w:val="000000" w:themeColor="text1"/>
                <w:kern w:val="0"/>
                <w:sz w:val="24"/>
                <w:szCs w:val="24"/>
                <w14:ligatures w14:val="none"/>
              </w:rPr>
              <w:t>, ..., y</w:t>
            </w:r>
            <w:r w:rsidRPr="00F314AB">
              <w:rPr>
                <w:rFonts w:asciiTheme="majorHAnsi" w:eastAsia="Times New Roman" w:hAnsiTheme="majorHAnsi" w:cstheme="majorHAnsi"/>
                <w:color w:val="000000" w:themeColor="text1"/>
                <w:kern w:val="0"/>
                <w:sz w:val="24"/>
                <w:szCs w:val="24"/>
                <w:vertAlign w:val="subscript"/>
                <w14:ligatures w14:val="none"/>
              </w:rPr>
              <w:t>N-1</w:t>
            </w:r>
            <w:r>
              <w:rPr>
                <w:rFonts w:asciiTheme="majorHAnsi" w:eastAsia="Times New Roman" w:hAnsiTheme="majorHAnsi" w:cstheme="majorHAnsi"/>
                <w:color w:val="000000" w:themeColor="text1"/>
                <w:kern w:val="0"/>
                <w:sz w:val="24"/>
                <w:szCs w:val="24"/>
                <w:vertAlign w:val="subscript"/>
                <w14:ligatures w14:val="none"/>
              </w:rPr>
              <w:t xml:space="preserve"> </w:t>
            </w:r>
            <w:r w:rsidRPr="00B15888">
              <w:rPr>
                <w:rFonts w:asciiTheme="majorHAnsi" w:eastAsia="Times New Roman" w:hAnsiTheme="majorHAnsi" w:cstheme="majorHAnsi"/>
                <w:color w:val="000000" w:themeColor="text1"/>
                <w:kern w:val="0"/>
                <w:sz w:val="24"/>
                <w:szCs w:val="24"/>
                <w14:ligatures w14:val="none"/>
              </w:rPr>
              <w:t>được ghi vào bộ đệm tròn có</w:t>
            </w:r>
            <w:r>
              <w:rPr>
                <w:rFonts w:asciiTheme="majorHAnsi" w:eastAsia="Times New Roman" w:hAnsiTheme="majorHAnsi" w:cstheme="majorHAnsi"/>
                <w:color w:val="000000" w:themeColor="text1"/>
                <w:kern w:val="0"/>
                <w:sz w:val="24"/>
                <w:szCs w:val="24"/>
                <w14:ligatures w14:val="none"/>
              </w:rPr>
              <w:t xml:space="preserve"> </w:t>
            </w:r>
            <w:r w:rsidRPr="00B15888">
              <w:rPr>
                <w:rFonts w:asciiTheme="majorHAnsi" w:eastAsia="Times New Roman" w:hAnsiTheme="majorHAnsi" w:cstheme="majorHAnsi"/>
                <w:color w:val="000000" w:themeColor="text1"/>
                <w:kern w:val="0"/>
                <w:sz w:val="24"/>
                <w:szCs w:val="24"/>
                <w14:ligatures w14:val="none"/>
              </w:rPr>
              <w:t>chiều dài N.</w:t>
            </w:r>
          </w:p>
          <w:p w14:paraId="7F52C0FB" w14:textId="77777777" w:rsidR="002906B2" w:rsidRDefault="002906B2" w:rsidP="004605B6">
            <w:pPr>
              <w:pStyle w:val="ListParagraph"/>
              <w:numPr>
                <w:ilvl w:val="0"/>
                <w:numId w:val="10"/>
              </w:num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sidRPr="00B15888">
              <w:rPr>
                <w:rFonts w:asciiTheme="majorHAnsi" w:eastAsia="Times New Roman" w:hAnsiTheme="majorHAnsi" w:cstheme="majorHAnsi"/>
                <w:color w:val="000000" w:themeColor="text1"/>
                <w:kern w:val="0"/>
                <w:sz w:val="24"/>
                <w:szCs w:val="24"/>
                <w14:ligatures w14:val="none"/>
              </w:rPr>
              <w:t xml:space="preserve">Biểu thị bằng E độ dài chuỗi đầu ra </w:t>
            </w:r>
            <w:r>
              <w:rPr>
                <w:rFonts w:asciiTheme="majorHAnsi" w:eastAsia="Times New Roman" w:hAnsiTheme="majorHAnsi" w:cstheme="majorHAnsi"/>
                <w:color w:val="000000" w:themeColor="text1"/>
                <w:kern w:val="0"/>
                <w:sz w:val="24"/>
                <w:szCs w:val="24"/>
                <w14:ligatures w14:val="none"/>
              </w:rPr>
              <w:t>rate matching</w:t>
            </w:r>
            <w:r w:rsidRPr="00B15888">
              <w:rPr>
                <w:rFonts w:asciiTheme="majorHAnsi" w:eastAsia="Times New Roman" w:hAnsiTheme="majorHAnsi" w:cstheme="majorHAnsi"/>
                <w:color w:val="000000" w:themeColor="text1"/>
                <w:kern w:val="0"/>
                <w:sz w:val="24"/>
                <w:szCs w:val="24"/>
                <w14:ligatures w14:val="none"/>
              </w:rPr>
              <w:t xml:space="preserve">, chuỗi bit đầu ra lựa chọn bit </w:t>
            </w:r>
            <w:r>
              <w:rPr>
                <w:rFonts w:asciiTheme="majorHAnsi" w:eastAsia="Times New Roman" w:hAnsiTheme="majorHAnsi" w:cstheme="majorHAnsi"/>
                <w:color w:val="000000" w:themeColor="text1"/>
                <w:kern w:val="0"/>
                <w:sz w:val="24"/>
                <w:szCs w:val="24"/>
                <w14:ligatures w14:val="none"/>
              </w:rPr>
              <w:t>e</w:t>
            </w:r>
            <w:r w:rsidRPr="005C2E9D">
              <w:rPr>
                <w:rFonts w:asciiTheme="majorHAnsi" w:eastAsia="Times New Roman" w:hAnsiTheme="majorHAnsi" w:cstheme="majorHAnsi"/>
                <w:color w:val="000000" w:themeColor="text1"/>
                <w:kern w:val="0"/>
                <w:sz w:val="24"/>
                <w:szCs w:val="24"/>
                <w:vertAlign w:val="subscript"/>
                <w14:ligatures w14:val="none"/>
              </w:rPr>
              <w:t>k</w:t>
            </w:r>
            <w:r w:rsidRPr="00B15888">
              <w:rPr>
                <w:rFonts w:asciiTheme="majorHAnsi" w:eastAsia="Times New Roman" w:hAnsiTheme="majorHAnsi" w:cstheme="majorHAnsi"/>
                <w:color w:val="000000" w:themeColor="text1"/>
                <w:kern w:val="0"/>
                <w:sz w:val="24"/>
                <w:szCs w:val="24"/>
                <w14:ligatures w14:val="none"/>
              </w:rPr>
              <w:t xml:space="preserve">, k = 2,1,0 ,..., E −1 , </w:t>
            </w:r>
            <w:r w:rsidRPr="005C2E9D">
              <w:rPr>
                <w:rFonts w:asciiTheme="majorHAnsi" w:eastAsia="Times New Roman" w:hAnsiTheme="majorHAnsi" w:cstheme="majorHAnsi"/>
                <w:color w:val="000000" w:themeColor="text1"/>
                <w:kern w:val="0"/>
                <w:sz w:val="24"/>
                <w:szCs w:val="24"/>
                <w14:ligatures w14:val="none"/>
              </w:rPr>
              <w:t>được tạo ra như sau:</w:t>
            </w:r>
          </w:p>
          <w:p w14:paraId="24C25C7D" w14:textId="77777777" w:rsidR="002906B2" w:rsidRDefault="002906B2" w:rsidP="004605B6">
            <w:pPr>
              <w:pStyle w:val="ListParagraph"/>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p>
          <w:p w14:paraId="5771FEA4" w14:textId="77777777" w:rsidR="002906B2" w:rsidRDefault="002906B2" w:rsidP="004605B6">
            <w:pPr>
              <w:spacing w:line="276" w:lineRule="auto"/>
              <w:jc w:val="both"/>
              <w:rPr>
                <w:rFonts w:asciiTheme="majorHAnsi" w:eastAsia="Times New Roman" w:hAnsiTheme="majorHAnsi" w:cstheme="majorHAnsi"/>
                <w:color w:val="000000" w:themeColor="text1"/>
                <w:kern w:val="0"/>
                <w:sz w:val="24"/>
                <w:szCs w:val="24"/>
                <w14:ligatures w14:val="none"/>
              </w:rPr>
            </w:pPr>
          </w:p>
        </w:tc>
        <w:tc>
          <w:tcPr>
            <w:tcW w:w="5013" w:type="dxa"/>
          </w:tcPr>
          <w:p w14:paraId="22B47BB6" w14:textId="77777777" w:rsidR="002906B2" w:rsidRDefault="002906B2" w:rsidP="004605B6">
            <w:pPr>
              <w:spacing w:line="276" w:lineRule="auto"/>
              <w:jc w:val="both"/>
              <w:rPr>
                <w:rFonts w:asciiTheme="majorHAnsi" w:eastAsia="Times New Roman" w:hAnsiTheme="majorHAnsi" w:cstheme="majorHAnsi"/>
                <w:color w:val="000000" w:themeColor="text1"/>
                <w:kern w:val="0"/>
                <w:sz w:val="24"/>
                <w:szCs w:val="24"/>
                <w14:ligatures w14:val="none"/>
              </w:rPr>
            </w:pPr>
            <w:r w:rsidRPr="005C2E9D">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2CED2D11" wp14:editId="21E6B08E">
                  <wp:extent cx="1520687" cy="2092555"/>
                  <wp:effectExtent l="0" t="0" r="0" b="0"/>
                  <wp:docPr id="18711501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50184" name="Hình ảnh 1"/>
                          <pic:cNvPicPr/>
                        </pic:nvPicPr>
                        <pic:blipFill rotWithShape="1">
                          <a:blip r:embed="rId21"/>
                          <a:srcRect t="1" b="39017"/>
                          <a:stretch/>
                        </pic:blipFill>
                        <pic:spPr bwMode="auto">
                          <a:xfrm>
                            <a:off x="0" y="0"/>
                            <a:ext cx="1538199" cy="2116652"/>
                          </a:xfrm>
                          <a:prstGeom prst="rect">
                            <a:avLst/>
                          </a:prstGeom>
                          <a:ln>
                            <a:noFill/>
                          </a:ln>
                          <a:extLst>
                            <a:ext uri="{53640926-AAD7-44D8-BBD7-CCE9431645EC}">
                              <a14:shadowObscured xmlns:a14="http://schemas.microsoft.com/office/drawing/2010/main"/>
                            </a:ext>
                          </a:extLst>
                        </pic:spPr>
                      </pic:pic>
                    </a:graphicData>
                  </a:graphic>
                </wp:inline>
              </w:drawing>
            </w:r>
          </w:p>
          <w:p w14:paraId="4B42CB52" w14:textId="00FAC059" w:rsidR="002906B2" w:rsidRDefault="002906B2" w:rsidP="004605B6">
            <w:pPr>
              <w:spacing w:line="276" w:lineRule="auto"/>
              <w:jc w:val="both"/>
              <w:rPr>
                <w:rFonts w:asciiTheme="majorHAnsi" w:eastAsia="Times New Roman" w:hAnsiTheme="majorHAnsi" w:cstheme="majorHAnsi"/>
                <w:color w:val="000000" w:themeColor="text1"/>
                <w:kern w:val="0"/>
                <w:sz w:val="24"/>
                <w:szCs w:val="24"/>
                <w14:ligatures w14:val="none"/>
              </w:rPr>
            </w:pPr>
            <w:r w:rsidRPr="005C2E9D">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2EB1D7E5" wp14:editId="77B4438E">
                  <wp:extent cx="1550504" cy="1337379"/>
                  <wp:effectExtent l="0" t="0" r="0" b="0"/>
                  <wp:docPr id="104081748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7488" name="Hình ảnh 1" descr="Ảnh có chứa văn bản, ảnh chụp màn hình, Phông chữ, tài liệu&#10;&#10;Mô tả được tạo tự động"/>
                          <pic:cNvPicPr/>
                        </pic:nvPicPr>
                        <pic:blipFill rotWithShape="1">
                          <a:blip r:embed="rId21"/>
                          <a:srcRect t="61775"/>
                          <a:stretch/>
                        </pic:blipFill>
                        <pic:spPr bwMode="auto">
                          <a:xfrm>
                            <a:off x="0" y="0"/>
                            <a:ext cx="1566812" cy="13514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F8908E" w14:textId="6F091FBD" w:rsidR="005C2E9D" w:rsidRPr="002906B2" w:rsidRDefault="005C2E9D"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
    <w:p w14:paraId="3E5AEBB6" w14:textId="0BBEB441" w:rsidR="004D64B0" w:rsidRPr="004D64B0" w:rsidRDefault="004D64B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4D64B0">
        <w:rPr>
          <w:rFonts w:asciiTheme="majorHAnsi" w:eastAsia="Times New Roman" w:hAnsiTheme="majorHAnsi" w:cstheme="majorHAnsi"/>
          <w:color w:val="000000" w:themeColor="text1"/>
          <w:kern w:val="0"/>
          <w:sz w:val="24"/>
          <w:szCs w:val="24"/>
          <w14:ligatures w14:val="none"/>
        </w:rPr>
        <w:t>+ Bit interleaving</w:t>
      </w:r>
    </w:p>
    <w:p w14:paraId="4765AEE5" w14:textId="2751D813" w:rsidR="007C0802" w:rsidRPr="00707AE2" w:rsidRDefault="000E186F" w:rsidP="004605B6">
      <w:pPr>
        <w:pStyle w:val="ListParagraph"/>
        <w:numPr>
          <w:ilvl w:val="0"/>
          <w:numId w:val="16"/>
        </w:numPr>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Chuỗi </w:t>
      </w:r>
      <w:r w:rsidR="003C7C8B">
        <w:rPr>
          <w:rFonts w:asciiTheme="majorHAnsi" w:eastAsia="Times New Roman" w:hAnsiTheme="majorHAnsi" w:cstheme="majorHAnsi"/>
          <w:color w:val="000000" w:themeColor="text1"/>
          <w:kern w:val="0"/>
          <w:sz w:val="24"/>
          <w:szCs w:val="24"/>
          <w14:ligatures w14:val="none"/>
        </w:rPr>
        <w:t>bits</w:t>
      </w:r>
      <w:r>
        <w:rPr>
          <w:rFonts w:asciiTheme="majorHAnsi" w:eastAsia="Times New Roman" w:hAnsiTheme="majorHAnsi" w:cstheme="majorHAnsi"/>
          <w:color w:val="000000" w:themeColor="text1"/>
          <w:kern w:val="0"/>
          <w:sz w:val="24"/>
          <w:szCs w:val="24"/>
          <w14:ligatures w14:val="none"/>
        </w:rPr>
        <w:t xml:space="preserve"> e</w:t>
      </w:r>
      <w:r w:rsidRPr="005C2E9D">
        <w:rPr>
          <w:rFonts w:asciiTheme="majorHAnsi" w:eastAsia="Times New Roman" w:hAnsiTheme="majorHAnsi" w:cstheme="majorHAnsi"/>
          <w:color w:val="000000" w:themeColor="text1"/>
          <w:kern w:val="0"/>
          <w:sz w:val="24"/>
          <w:szCs w:val="24"/>
          <w:vertAlign w:val="subscript"/>
          <w14:ligatures w14:val="none"/>
        </w:rPr>
        <w:t>k</w:t>
      </w:r>
      <w:r w:rsidRPr="00B15888">
        <w:rPr>
          <w:rFonts w:asciiTheme="majorHAnsi" w:eastAsia="Times New Roman" w:hAnsiTheme="majorHAnsi" w:cstheme="majorHAnsi"/>
          <w:color w:val="000000" w:themeColor="text1"/>
          <w:kern w:val="0"/>
          <w:sz w:val="24"/>
          <w:szCs w:val="24"/>
          <w14:ligatures w14:val="none"/>
        </w:rPr>
        <w:t>, k = 2,1,0 ,..., E −1</w:t>
      </w:r>
      <w:r>
        <w:rPr>
          <w:rFonts w:asciiTheme="majorHAnsi" w:eastAsia="Times New Roman" w:hAnsiTheme="majorHAnsi" w:cstheme="majorHAnsi"/>
          <w:color w:val="000000" w:themeColor="text1"/>
          <w:kern w:val="0"/>
          <w:sz w:val="24"/>
          <w:szCs w:val="24"/>
          <w14:ligatures w14:val="none"/>
        </w:rPr>
        <w:t xml:space="preserve"> được </w:t>
      </w:r>
      <w:r w:rsidR="007C0802">
        <w:rPr>
          <w:rFonts w:asciiTheme="majorHAnsi" w:eastAsia="Times New Roman" w:hAnsiTheme="majorHAnsi" w:cstheme="majorHAnsi"/>
          <w:color w:val="000000" w:themeColor="text1"/>
          <w:kern w:val="0"/>
          <w:sz w:val="24"/>
          <w:szCs w:val="24"/>
          <w14:ligatures w14:val="none"/>
        </w:rPr>
        <w:t>interleaved thành chuỗi bits f</w:t>
      </w:r>
      <w:r w:rsidR="007C0802" w:rsidRPr="009249C3">
        <w:rPr>
          <w:rFonts w:asciiTheme="majorHAnsi" w:eastAsia="Times New Roman" w:hAnsiTheme="majorHAnsi" w:cstheme="majorHAnsi"/>
          <w:color w:val="000000" w:themeColor="text1"/>
          <w:kern w:val="0"/>
          <w:sz w:val="24"/>
          <w:szCs w:val="24"/>
          <w:vertAlign w:val="subscript"/>
          <w14:ligatures w14:val="none"/>
        </w:rPr>
        <w:t>0</w:t>
      </w:r>
      <w:r w:rsidR="007C0802" w:rsidRPr="009249C3">
        <w:rPr>
          <w:rFonts w:asciiTheme="majorHAnsi" w:eastAsia="Times New Roman" w:hAnsiTheme="majorHAnsi" w:cstheme="majorHAnsi"/>
          <w:color w:val="000000" w:themeColor="text1"/>
          <w:kern w:val="0"/>
          <w:sz w:val="24"/>
          <w:szCs w:val="24"/>
          <w14:ligatures w14:val="none"/>
        </w:rPr>
        <w:t xml:space="preserve">, </w:t>
      </w:r>
      <w:r w:rsidR="007C0802">
        <w:rPr>
          <w:rFonts w:asciiTheme="majorHAnsi" w:eastAsia="Times New Roman" w:hAnsiTheme="majorHAnsi" w:cstheme="majorHAnsi"/>
          <w:color w:val="000000" w:themeColor="text1"/>
          <w:kern w:val="0"/>
          <w:sz w:val="24"/>
          <w:szCs w:val="24"/>
          <w14:ligatures w14:val="none"/>
        </w:rPr>
        <w:t>f</w:t>
      </w:r>
      <w:r w:rsidR="007C0802" w:rsidRPr="009249C3">
        <w:rPr>
          <w:rFonts w:asciiTheme="majorHAnsi" w:eastAsia="Times New Roman" w:hAnsiTheme="majorHAnsi" w:cstheme="majorHAnsi"/>
          <w:color w:val="000000" w:themeColor="text1"/>
          <w:kern w:val="0"/>
          <w:sz w:val="24"/>
          <w:szCs w:val="24"/>
          <w:vertAlign w:val="subscript"/>
          <w14:ligatures w14:val="none"/>
        </w:rPr>
        <w:t>1</w:t>
      </w:r>
      <w:r w:rsidR="007C0802" w:rsidRPr="009249C3">
        <w:rPr>
          <w:rFonts w:asciiTheme="majorHAnsi" w:eastAsia="Times New Roman" w:hAnsiTheme="majorHAnsi" w:cstheme="majorHAnsi"/>
          <w:color w:val="000000" w:themeColor="text1"/>
          <w:kern w:val="0"/>
          <w:sz w:val="24"/>
          <w:szCs w:val="24"/>
          <w14:ligatures w14:val="none"/>
        </w:rPr>
        <w:t xml:space="preserve">, </w:t>
      </w:r>
      <w:r w:rsidR="007C0802">
        <w:rPr>
          <w:rFonts w:asciiTheme="majorHAnsi" w:eastAsia="Times New Roman" w:hAnsiTheme="majorHAnsi" w:cstheme="majorHAnsi"/>
          <w:color w:val="000000" w:themeColor="text1"/>
          <w:kern w:val="0"/>
          <w:sz w:val="24"/>
          <w:szCs w:val="24"/>
          <w14:ligatures w14:val="none"/>
        </w:rPr>
        <w:t>f</w:t>
      </w:r>
      <w:r w:rsidR="007C0802" w:rsidRPr="009249C3">
        <w:rPr>
          <w:rFonts w:asciiTheme="majorHAnsi" w:eastAsia="Times New Roman" w:hAnsiTheme="majorHAnsi" w:cstheme="majorHAnsi"/>
          <w:color w:val="000000" w:themeColor="text1"/>
          <w:kern w:val="0"/>
          <w:sz w:val="24"/>
          <w:szCs w:val="24"/>
          <w:vertAlign w:val="subscript"/>
          <w14:ligatures w14:val="none"/>
        </w:rPr>
        <w:t>2</w:t>
      </w:r>
      <w:r w:rsidR="007C0802" w:rsidRPr="009249C3">
        <w:rPr>
          <w:rFonts w:asciiTheme="majorHAnsi" w:eastAsia="Times New Roman" w:hAnsiTheme="majorHAnsi" w:cstheme="majorHAnsi"/>
          <w:color w:val="000000" w:themeColor="text1"/>
          <w:kern w:val="0"/>
          <w:sz w:val="24"/>
          <w:szCs w:val="24"/>
          <w14:ligatures w14:val="none"/>
        </w:rPr>
        <w:t xml:space="preserve">, ..., </w:t>
      </w:r>
      <w:r w:rsidR="007C0802">
        <w:rPr>
          <w:rFonts w:asciiTheme="majorHAnsi" w:eastAsia="Times New Roman" w:hAnsiTheme="majorHAnsi" w:cstheme="majorHAnsi"/>
          <w:color w:val="000000" w:themeColor="text1"/>
          <w:kern w:val="0"/>
          <w:sz w:val="24"/>
          <w:szCs w:val="24"/>
          <w14:ligatures w14:val="none"/>
        </w:rPr>
        <w:t>f</w:t>
      </w:r>
      <w:r w:rsidR="007C0802" w:rsidRPr="00CD61C2">
        <w:rPr>
          <w:rFonts w:asciiTheme="majorHAnsi" w:eastAsia="Times New Roman" w:hAnsiTheme="majorHAnsi" w:cstheme="majorHAnsi"/>
          <w:color w:val="000000" w:themeColor="text1"/>
          <w:kern w:val="0"/>
          <w:sz w:val="24"/>
          <w:szCs w:val="24"/>
          <w:vertAlign w:val="subscript"/>
          <w14:ligatures w14:val="none"/>
        </w:rPr>
        <w:t>E</w:t>
      </w:r>
      <w:r w:rsidR="007C0802" w:rsidRPr="009249C3">
        <w:rPr>
          <w:rFonts w:asciiTheme="majorHAnsi" w:eastAsia="Times New Roman" w:hAnsiTheme="majorHAnsi" w:cstheme="majorHAnsi"/>
          <w:color w:val="000000" w:themeColor="text1"/>
          <w:kern w:val="0"/>
          <w:sz w:val="24"/>
          <w:szCs w:val="24"/>
          <w:vertAlign w:val="subscript"/>
          <w14:ligatures w14:val="none"/>
        </w:rPr>
        <w:t>-1</w:t>
      </w:r>
    </w:p>
    <w:p w14:paraId="708CD605" w14:textId="527D3FE6" w:rsidR="007C0802" w:rsidRPr="00707AE2" w:rsidRDefault="00707AE2" w:rsidP="004605B6">
      <w:pPr>
        <w:pStyle w:val="ListParagraph"/>
        <w:numPr>
          <w:ilvl w:val="0"/>
          <w:numId w:val="16"/>
        </w:numPr>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Giá trị của E không qus 8192</w:t>
      </w:r>
    </w:p>
    <w:p w14:paraId="2CB4DD38" w14:textId="77777777" w:rsidR="00707AE2" w:rsidRPr="007C0802" w:rsidRDefault="00707AE2" w:rsidP="004605B6">
      <w:pPr>
        <w:pStyle w:val="ListParagraph"/>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p>
    <w:p w14:paraId="08CA4B32" w14:textId="0773C1E3" w:rsidR="009249C3" w:rsidRPr="009249C3" w:rsidRDefault="009249C3" w:rsidP="004605B6">
      <w:pPr>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r w:rsidRPr="009249C3">
        <w:rPr>
          <w:rFonts w:asciiTheme="majorHAnsi" w:eastAsia="Times New Roman" w:hAnsiTheme="majorHAnsi" w:cstheme="majorHAnsi"/>
          <w:b/>
          <w:bCs/>
          <w:color w:val="000000" w:themeColor="text1"/>
          <w:kern w:val="0"/>
          <w:sz w:val="24"/>
          <w:szCs w:val="24"/>
          <w14:ligatures w14:val="none"/>
        </w:rPr>
        <w:t>(6) Scrambling</w:t>
      </w:r>
      <w:bookmarkEnd w:id="8"/>
    </w:p>
    <w:p w14:paraId="53B37489" w14:textId="0BB112B4"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lang w:val="en-US" w:eastAsia="en-US"/>
          <w14:ligatures w14:val="none"/>
        </w:rPr>
        <w:lastRenderedPageBreak/>
        <w:drawing>
          <wp:inline distT="0" distB="0" distL="0" distR="0" wp14:anchorId="2A2909F2" wp14:editId="37186A51">
            <wp:extent cx="3809775" cy="2244974"/>
            <wp:effectExtent l="0" t="0" r="0" b="0"/>
            <wp:docPr id="2046276851" name="Hình ảnh 2"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76851" name="Hình ảnh 2" descr="Ảnh có chứa văn bản, ảnh chụp màn hình, Phông chữ, biểu đồ&#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6482" cy="2254819"/>
                    </a:xfrm>
                    <a:prstGeom prst="rect">
                      <a:avLst/>
                    </a:prstGeom>
                    <a:noFill/>
                    <a:ln>
                      <a:noFill/>
                    </a:ln>
                  </pic:spPr>
                </pic:pic>
              </a:graphicData>
            </a:graphic>
          </wp:inline>
        </w:drawing>
      </w:r>
    </w:p>
    <w:p w14:paraId="268A8E87" w14:textId="65249175" w:rsidR="009249C3" w:rsidRPr="009249C3" w:rsidRDefault="00B74C34"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B74C34">
        <w:rPr>
          <w:rFonts w:asciiTheme="majorHAnsi" w:eastAsia="Times New Roman" w:hAnsiTheme="majorHAnsi" w:cstheme="majorHAnsi"/>
          <w:color w:val="000000" w:themeColor="text1"/>
          <w:kern w:val="0"/>
          <w:sz w:val="24"/>
          <w:szCs w:val="24"/>
          <w14:ligatures w14:val="none"/>
        </w:rPr>
        <w:t>L</w:t>
      </w:r>
      <w:r w:rsidRPr="00B74C34">
        <w:rPr>
          <w:rFonts w:asciiTheme="majorHAnsi" w:eastAsia="Times New Roman" w:hAnsiTheme="majorHAnsi" w:cstheme="majorHAnsi"/>
          <w:color w:val="000000" w:themeColor="text1"/>
          <w:kern w:val="0"/>
          <w:sz w:val="24"/>
          <w:szCs w:val="24"/>
          <w:vertAlign w:val="subscript"/>
          <w14:ligatures w14:val="none"/>
        </w:rPr>
        <w:t>max</w:t>
      </w:r>
      <w:r w:rsidRPr="00B74C34">
        <w:rPr>
          <w:rFonts w:asciiTheme="majorHAnsi" w:eastAsia="Times New Roman" w:hAnsiTheme="majorHAnsi" w:cstheme="majorHAnsi"/>
          <w:color w:val="000000" w:themeColor="text1"/>
          <w:kern w:val="0"/>
          <w:sz w:val="24"/>
          <w:szCs w:val="24"/>
          <w14:ligatures w14:val="none"/>
        </w:rPr>
        <w:t xml:space="preserve"> là số khối SS/PBCH tối đa trong một chu kỳ SS/PBCH. Giá trị này được xác định bởi khoảng cách sóng mang con và dải tần số. </w:t>
      </w:r>
    </w:p>
    <w:p w14:paraId="4750FFC7" w14:textId="61D52D1B"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w:t>
      </w:r>
      <w:r w:rsidR="00A74C08">
        <w:rPr>
          <w:rFonts w:asciiTheme="majorHAnsi" w:eastAsia="Times New Roman" w:hAnsiTheme="majorHAnsi" w:cstheme="majorHAnsi"/>
          <w:color w:val="000000" w:themeColor="text1"/>
          <w:kern w:val="0"/>
          <w:sz w:val="24"/>
          <w:szCs w:val="24"/>
          <w14:ligatures w14:val="none"/>
        </w:rPr>
        <w:t xml:space="preserve">- </w:t>
      </w:r>
      <w:r w:rsidR="00A74C08" w:rsidRPr="00A74C08">
        <w:rPr>
          <w:rFonts w:asciiTheme="majorHAnsi" w:eastAsia="Times New Roman" w:hAnsiTheme="majorHAnsi" w:cstheme="majorHAnsi"/>
          <w:color w:val="000000" w:themeColor="text1"/>
          <w:kern w:val="0"/>
          <w:sz w:val="24"/>
          <w:szCs w:val="24"/>
          <w14:ligatures w14:val="none"/>
        </w:rPr>
        <w:t xml:space="preserve">Nó bắt đầu bằng việc khởi tạo chuỗi </w:t>
      </w:r>
      <w:r w:rsidRPr="009249C3">
        <w:rPr>
          <w:rFonts w:asciiTheme="majorHAnsi" w:eastAsia="Times New Roman" w:hAnsiTheme="majorHAnsi" w:cstheme="majorHAnsi"/>
          <w:color w:val="000000" w:themeColor="text1"/>
          <w:kern w:val="0"/>
          <w:sz w:val="24"/>
          <w:szCs w:val="24"/>
          <w14:ligatures w14:val="none"/>
        </w:rPr>
        <w:t>c</w:t>
      </w:r>
      <w:r w:rsidRPr="009249C3">
        <w:rPr>
          <w:rFonts w:asciiTheme="majorHAnsi" w:eastAsia="Times New Roman" w:hAnsiTheme="majorHAnsi" w:cstheme="majorHAnsi"/>
          <w:color w:val="000000" w:themeColor="text1"/>
          <w:kern w:val="0"/>
          <w:sz w:val="24"/>
          <w:szCs w:val="24"/>
          <w:vertAlign w:val="subscript"/>
          <w14:ligatures w14:val="none"/>
        </w:rPr>
        <w:t>init</w:t>
      </w:r>
      <w:r w:rsidRPr="009249C3">
        <w:rPr>
          <w:rFonts w:asciiTheme="majorHAnsi" w:eastAsia="Times New Roman" w:hAnsiTheme="majorHAnsi" w:cstheme="majorHAnsi"/>
          <w:color w:val="000000" w:themeColor="text1"/>
          <w:kern w:val="0"/>
          <w:sz w:val="24"/>
          <w:szCs w:val="24"/>
          <w14:ligatures w14:val="none"/>
        </w:rPr>
        <w:t> </w:t>
      </w:r>
      <w:r w:rsidR="00A74C08">
        <w:rPr>
          <w:rFonts w:asciiTheme="majorHAnsi" w:eastAsia="Times New Roman" w:hAnsiTheme="majorHAnsi" w:cstheme="majorHAnsi"/>
          <w:color w:val="000000" w:themeColor="text1"/>
          <w:kern w:val="0"/>
          <w:sz w:val="24"/>
          <w:szCs w:val="24"/>
          <w14:ligatures w14:val="none"/>
        </w:rPr>
        <w:t>dựa trên</w:t>
      </w:r>
      <w:r w:rsidRPr="009249C3">
        <w:rPr>
          <w:rFonts w:asciiTheme="majorHAnsi" w:eastAsia="Times New Roman" w:hAnsiTheme="majorHAnsi" w:cstheme="majorHAnsi"/>
          <w:color w:val="000000" w:themeColor="text1"/>
          <w:kern w:val="0"/>
          <w:sz w:val="24"/>
          <w:szCs w:val="24"/>
          <w14:ligatures w14:val="none"/>
        </w:rPr>
        <w:t xml:space="preserve"> cell N</w:t>
      </w:r>
      <w:r w:rsidRPr="009249C3">
        <w:rPr>
          <w:rFonts w:asciiTheme="majorHAnsi" w:eastAsia="Times New Roman" w:hAnsiTheme="majorHAnsi" w:cstheme="majorHAnsi"/>
          <w:color w:val="000000" w:themeColor="text1"/>
          <w:kern w:val="0"/>
          <w:sz w:val="24"/>
          <w:szCs w:val="24"/>
          <w:vertAlign w:val="subscript"/>
          <w14:ligatures w14:val="none"/>
        </w:rPr>
        <w:t>ID</w:t>
      </w:r>
      <w:r w:rsidRPr="009249C3">
        <w:rPr>
          <w:rFonts w:asciiTheme="majorHAnsi" w:eastAsia="Times New Roman" w:hAnsiTheme="majorHAnsi" w:cstheme="majorHAnsi"/>
          <w:color w:val="000000" w:themeColor="text1"/>
          <w:kern w:val="0"/>
          <w:sz w:val="24"/>
          <w:szCs w:val="24"/>
          <w:vertAlign w:val="superscript"/>
          <w14:ligatures w14:val="none"/>
        </w:rPr>
        <w:t>cell</w:t>
      </w:r>
      <w:r w:rsidRPr="009249C3">
        <w:rPr>
          <w:rFonts w:asciiTheme="majorHAnsi" w:eastAsia="Times New Roman" w:hAnsiTheme="majorHAnsi" w:cstheme="majorHAnsi"/>
          <w:color w:val="000000" w:themeColor="text1"/>
          <w:kern w:val="0"/>
          <w:sz w:val="24"/>
          <w:szCs w:val="24"/>
          <w14:ligatures w14:val="none"/>
        </w:rPr>
        <w:t> </w:t>
      </w:r>
      <w:r w:rsidR="00A74C08" w:rsidRPr="00A74C08">
        <w:rPr>
          <w:rFonts w:asciiTheme="majorHAnsi" w:eastAsia="Times New Roman" w:hAnsiTheme="majorHAnsi" w:cstheme="majorHAnsi"/>
          <w:color w:val="000000" w:themeColor="text1"/>
          <w:kern w:val="0"/>
          <w:sz w:val="24"/>
          <w:szCs w:val="24"/>
          <w14:ligatures w14:val="none"/>
        </w:rPr>
        <w:t>ở đầu mỗi khối SS/PBCH.</w:t>
      </w:r>
      <w:r w:rsidR="00A74C08">
        <w:rPr>
          <w:rFonts w:asciiTheme="majorHAnsi" w:eastAsia="Times New Roman" w:hAnsiTheme="majorHAnsi" w:cstheme="majorHAnsi"/>
          <w:color w:val="000000" w:themeColor="text1"/>
          <w:kern w:val="0"/>
          <w:sz w:val="24"/>
          <w:szCs w:val="24"/>
          <w14:ligatures w14:val="none"/>
        </w:rPr>
        <w:t xml:space="preserve"> </w:t>
      </w:r>
      <w:r w:rsidR="00A74C08" w:rsidRPr="00A74C08">
        <w:rPr>
          <w:rFonts w:asciiTheme="majorHAnsi" w:eastAsia="Times New Roman" w:hAnsiTheme="majorHAnsi" w:cstheme="majorHAnsi"/>
          <w:color w:val="000000" w:themeColor="text1"/>
          <w:kern w:val="0"/>
          <w:sz w:val="24"/>
          <w:szCs w:val="24"/>
          <w14:ligatures w14:val="none"/>
        </w:rPr>
        <w:t>Hai chuỗi</w:t>
      </w:r>
      <w:r w:rsidRPr="009249C3">
        <w:rPr>
          <w:rFonts w:asciiTheme="majorHAnsi" w:eastAsia="Times New Roman" w:hAnsiTheme="majorHAnsi" w:cstheme="majorHAnsi"/>
          <w:color w:val="000000" w:themeColor="text1"/>
          <w:kern w:val="0"/>
          <w:sz w:val="24"/>
          <w:szCs w:val="24"/>
          <w14:ligatures w14:val="none"/>
        </w:rPr>
        <w:t>, x</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 xml:space="preserve">(n) </w:t>
      </w:r>
      <w:r w:rsidR="00A74C08">
        <w:rPr>
          <w:rFonts w:asciiTheme="majorHAnsi" w:eastAsia="Times New Roman" w:hAnsiTheme="majorHAnsi" w:cstheme="majorHAnsi"/>
          <w:color w:val="000000" w:themeColor="text1"/>
          <w:kern w:val="0"/>
          <w:sz w:val="24"/>
          <w:szCs w:val="24"/>
          <w14:ligatures w14:val="none"/>
        </w:rPr>
        <w:t xml:space="preserve">và </w:t>
      </w:r>
      <w:r w:rsidRPr="009249C3">
        <w:rPr>
          <w:rFonts w:asciiTheme="majorHAnsi" w:eastAsia="Times New Roman" w:hAnsiTheme="majorHAnsi" w:cstheme="majorHAnsi"/>
          <w:color w:val="000000" w:themeColor="text1"/>
          <w:kern w:val="0"/>
          <w:sz w:val="24"/>
          <w:szCs w:val="24"/>
          <w14:ligatures w14:val="none"/>
        </w:rPr>
        <w:t>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 xml:space="preserve">(n), </w:t>
      </w:r>
      <w:r w:rsidR="00A74C08" w:rsidRPr="00A74C08">
        <w:rPr>
          <w:rFonts w:asciiTheme="majorHAnsi" w:eastAsia="Times New Roman" w:hAnsiTheme="majorHAnsi" w:cstheme="majorHAnsi"/>
          <w:color w:val="000000" w:themeColor="text1"/>
          <w:kern w:val="0"/>
          <w:sz w:val="24"/>
          <w:szCs w:val="24"/>
          <w14:ligatures w14:val="none"/>
        </w:rPr>
        <w:t xml:space="preserve">được sử dụng để tạo ra chuỗi xáo trộn </w:t>
      </w:r>
      <w:r w:rsidRPr="009249C3">
        <w:rPr>
          <w:rFonts w:asciiTheme="majorHAnsi" w:eastAsia="Times New Roman" w:hAnsiTheme="majorHAnsi" w:cstheme="majorHAnsi"/>
          <w:color w:val="000000" w:themeColor="text1"/>
          <w:kern w:val="0"/>
          <w:sz w:val="24"/>
          <w:szCs w:val="24"/>
          <w14:ligatures w14:val="none"/>
        </w:rPr>
        <w:t xml:space="preserve">c(n). </w:t>
      </w:r>
      <w:r w:rsidR="00A74C08" w:rsidRPr="00A74C08">
        <w:rPr>
          <w:rFonts w:asciiTheme="majorHAnsi" w:eastAsia="Times New Roman" w:hAnsiTheme="majorHAnsi" w:cstheme="majorHAnsi"/>
          <w:color w:val="000000" w:themeColor="text1"/>
          <w:kern w:val="0"/>
          <w:sz w:val="24"/>
          <w:szCs w:val="24"/>
          <w14:ligatures w14:val="none"/>
        </w:rPr>
        <w:t>Các chuỗi này được cập nhật cho mỗi n bằng cách sử dụng thanh ghi dịch chuyển phản hồi tuyến tính, với các cập nhật được thực hiện như sau:</w:t>
      </w:r>
    </w:p>
    <w:p w14:paraId="097143F9" w14:textId="77777777" w:rsidR="009249C3" w:rsidRPr="009249C3" w:rsidRDefault="009249C3" w:rsidP="004605B6">
      <w:pPr>
        <w:numPr>
          <w:ilvl w:val="0"/>
          <w:numId w:val="12"/>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x</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(n+31) = (x</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(n+3) + x</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(n)) mod 2</w:t>
      </w:r>
    </w:p>
    <w:p w14:paraId="5949504B" w14:textId="77777777" w:rsidR="009249C3" w:rsidRPr="009249C3" w:rsidRDefault="009249C3" w:rsidP="004605B6">
      <w:pPr>
        <w:numPr>
          <w:ilvl w:val="0"/>
          <w:numId w:val="12"/>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(n+31) = (x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(n+3) + 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(n+2) + 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(n+1) + 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 mod 2</w:t>
      </w:r>
    </w:p>
    <w:p w14:paraId="6C9A26DC" w14:textId="08E433C2" w:rsidR="009249C3" w:rsidRPr="009249C3" w:rsidRDefault="00CB2077"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Bits dữ liệu </w:t>
      </w:r>
      <w:r w:rsidR="009249C3" w:rsidRPr="009249C3">
        <w:rPr>
          <w:rFonts w:asciiTheme="majorHAnsi" w:eastAsia="Times New Roman" w:hAnsiTheme="majorHAnsi" w:cstheme="majorHAnsi"/>
          <w:color w:val="000000" w:themeColor="text1"/>
          <w:kern w:val="0"/>
          <w:sz w:val="24"/>
          <w:szCs w:val="24"/>
          <w14:ligatures w14:val="none"/>
        </w:rPr>
        <w:t xml:space="preserve">b̃(i) </w:t>
      </w:r>
      <w:r w:rsidRPr="00CB2077">
        <w:rPr>
          <w:rFonts w:asciiTheme="majorHAnsi" w:eastAsia="Times New Roman" w:hAnsiTheme="majorHAnsi" w:cstheme="majorHAnsi"/>
          <w:color w:val="000000" w:themeColor="text1"/>
          <w:kern w:val="0"/>
          <w:sz w:val="24"/>
          <w:szCs w:val="24"/>
          <w14:ligatures w14:val="none"/>
        </w:rPr>
        <w:t xml:space="preserve">được xáo trộn bằng XOR với các bit từ chuỗi </w:t>
      </w:r>
      <w:r w:rsidR="009249C3" w:rsidRPr="009249C3">
        <w:rPr>
          <w:rFonts w:asciiTheme="majorHAnsi" w:eastAsia="Times New Roman" w:hAnsiTheme="majorHAnsi" w:cstheme="majorHAnsi"/>
          <w:color w:val="000000" w:themeColor="text1"/>
          <w:kern w:val="0"/>
          <w:sz w:val="24"/>
          <w:szCs w:val="24"/>
          <w14:ligatures w14:val="none"/>
        </w:rPr>
        <w:t>c(i + vM</w:t>
      </w:r>
      <w:r w:rsidR="009249C3" w:rsidRPr="009249C3">
        <w:rPr>
          <w:rFonts w:asciiTheme="majorHAnsi" w:eastAsia="Times New Roman" w:hAnsiTheme="majorHAnsi" w:cstheme="majorHAnsi"/>
          <w:color w:val="000000" w:themeColor="text1"/>
          <w:kern w:val="0"/>
          <w:sz w:val="24"/>
          <w:szCs w:val="24"/>
          <w:vertAlign w:val="subscript"/>
          <w14:ligatures w14:val="none"/>
        </w:rPr>
        <w:t>bit</w:t>
      </w:r>
      <w:r w:rsidR="009249C3" w:rsidRPr="009249C3">
        <w:rPr>
          <w:rFonts w:asciiTheme="majorHAnsi" w:eastAsia="Times New Roman" w:hAnsiTheme="majorHAnsi" w:cstheme="majorHAnsi"/>
          <w:color w:val="000000" w:themeColor="text1"/>
          <w:kern w:val="0"/>
          <w:sz w:val="24"/>
          <w:szCs w:val="24"/>
          <w14:ligatures w14:val="none"/>
        </w:rPr>
        <w:t xml:space="preserve">), </w:t>
      </w:r>
      <w:r>
        <w:rPr>
          <w:rFonts w:asciiTheme="majorHAnsi" w:eastAsia="Times New Roman" w:hAnsiTheme="majorHAnsi" w:cstheme="majorHAnsi"/>
          <w:color w:val="000000" w:themeColor="text1"/>
          <w:kern w:val="0"/>
          <w:sz w:val="24"/>
          <w:szCs w:val="24"/>
          <w14:ligatures w14:val="none"/>
        </w:rPr>
        <w:t>với</w:t>
      </w:r>
      <w:r w:rsidR="009249C3" w:rsidRPr="009249C3">
        <w:rPr>
          <w:rFonts w:asciiTheme="majorHAnsi" w:eastAsia="Times New Roman" w:hAnsiTheme="majorHAnsi" w:cstheme="majorHAnsi"/>
          <w:color w:val="000000" w:themeColor="text1"/>
          <w:kern w:val="0"/>
          <w:sz w:val="24"/>
          <w:szCs w:val="24"/>
          <w14:ligatures w14:val="none"/>
        </w:rPr>
        <w:t xml:space="preserve"> M</w:t>
      </w:r>
      <w:r w:rsidR="009249C3" w:rsidRPr="009249C3">
        <w:rPr>
          <w:rFonts w:asciiTheme="majorHAnsi" w:eastAsia="Times New Roman" w:hAnsiTheme="majorHAnsi" w:cstheme="majorHAnsi"/>
          <w:color w:val="000000" w:themeColor="text1"/>
          <w:kern w:val="0"/>
          <w:sz w:val="24"/>
          <w:szCs w:val="24"/>
          <w:vertAlign w:val="subscript"/>
          <w14:ligatures w14:val="none"/>
        </w:rPr>
        <w:t>bit</w:t>
      </w:r>
      <w:r w:rsidR="009249C3" w:rsidRPr="009249C3">
        <w:rPr>
          <w:rFonts w:asciiTheme="majorHAnsi" w:eastAsia="Times New Roman" w:hAnsiTheme="majorHAnsi" w:cstheme="majorHAnsi"/>
          <w:color w:val="000000" w:themeColor="text1"/>
          <w:kern w:val="0"/>
          <w:sz w:val="24"/>
          <w:szCs w:val="24"/>
          <w14:ligatures w14:val="none"/>
        </w:rPr>
        <w:t> </w:t>
      </w:r>
      <w:r w:rsidRPr="00CB2077">
        <w:rPr>
          <w:rFonts w:asciiTheme="majorHAnsi" w:eastAsia="Times New Roman" w:hAnsiTheme="majorHAnsi" w:cstheme="majorHAnsi"/>
          <w:color w:val="000000" w:themeColor="text1"/>
          <w:kern w:val="0"/>
          <w:sz w:val="24"/>
          <w:szCs w:val="24"/>
          <w14:ligatures w14:val="none"/>
        </w:rPr>
        <w:t xml:space="preserve">là một biến phụ thuộc vào độ dài </w:t>
      </w:r>
      <w:r w:rsidR="009249C3" w:rsidRPr="009249C3">
        <w:rPr>
          <w:rFonts w:asciiTheme="majorHAnsi" w:eastAsia="Times New Roman" w:hAnsiTheme="majorHAnsi" w:cstheme="majorHAnsi"/>
          <w:color w:val="000000" w:themeColor="text1"/>
          <w:kern w:val="0"/>
          <w:sz w:val="24"/>
          <w:szCs w:val="24"/>
          <w14:ligatures w14:val="none"/>
        </w:rPr>
        <w:t>L</w:t>
      </w:r>
      <w:r w:rsidR="009249C3" w:rsidRPr="009249C3">
        <w:rPr>
          <w:rFonts w:asciiTheme="majorHAnsi" w:eastAsia="Times New Roman" w:hAnsiTheme="majorHAnsi" w:cstheme="majorHAnsi"/>
          <w:color w:val="000000" w:themeColor="text1"/>
          <w:kern w:val="0"/>
          <w:sz w:val="24"/>
          <w:szCs w:val="24"/>
          <w:vertAlign w:val="subscript"/>
          <w14:ligatures w14:val="none"/>
        </w:rPr>
        <w:t>max</w:t>
      </w:r>
      <w:r w:rsidR="009249C3" w:rsidRPr="009249C3">
        <w:rPr>
          <w:rFonts w:asciiTheme="majorHAnsi" w:eastAsia="Times New Roman" w:hAnsiTheme="majorHAnsi" w:cstheme="majorHAnsi"/>
          <w:color w:val="000000" w:themeColor="text1"/>
          <w:kern w:val="0"/>
          <w:sz w:val="24"/>
          <w:szCs w:val="24"/>
          <w14:ligatures w14:val="none"/>
        </w:rPr>
        <w:t> </w:t>
      </w:r>
      <w:r>
        <w:rPr>
          <w:rFonts w:asciiTheme="majorHAnsi" w:eastAsia="Times New Roman" w:hAnsiTheme="majorHAnsi" w:cstheme="majorHAnsi"/>
          <w:color w:val="000000" w:themeColor="text1"/>
          <w:kern w:val="0"/>
          <w:sz w:val="24"/>
          <w:szCs w:val="24"/>
          <w14:ligatures w14:val="none"/>
        </w:rPr>
        <w:t xml:space="preserve">của chỉ số khối </w:t>
      </w:r>
      <w:r w:rsidR="009249C3" w:rsidRPr="009249C3">
        <w:rPr>
          <w:rFonts w:asciiTheme="majorHAnsi" w:eastAsia="Times New Roman" w:hAnsiTheme="majorHAnsi" w:cstheme="majorHAnsi"/>
          <w:color w:val="000000" w:themeColor="text1"/>
          <w:kern w:val="0"/>
          <w:sz w:val="24"/>
          <w:szCs w:val="24"/>
          <w14:ligatures w14:val="none"/>
        </w:rPr>
        <w:t>SS/PBCH:</w:t>
      </w:r>
    </w:p>
    <w:p w14:paraId="70D1A90D" w14:textId="37C7E913" w:rsidR="009249C3" w:rsidRPr="009249C3" w:rsidRDefault="00CB2077" w:rsidP="004605B6">
      <w:pPr>
        <w:numPr>
          <w:ilvl w:val="0"/>
          <w:numId w:val="13"/>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Với</w:t>
      </w:r>
      <w:r w:rsidR="009249C3" w:rsidRPr="009249C3">
        <w:rPr>
          <w:rFonts w:asciiTheme="majorHAnsi" w:eastAsia="Times New Roman" w:hAnsiTheme="majorHAnsi" w:cstheme="majorHAnsi"/>
          <w:color w:val="000000" w:themeColor="text1"/>
          <w:kern w:val="0"/>
          <w:sz w:val="24"/>
          <w:szCs w:val="24"/>
          <w14:ligatures w14:val="none"/>
        </w:rPr>
        <w:t xml:space="preserve"> L</w:t>
      </w:r>
      <w:r w:rsidR="009249C3" w:rsidRPr="009249C3">
        <w:rPr>
          <w:rFonts w:asciiTheme="majorHAnsi" w:eastAsia="Times New Roman" w:hAnsiTheme="majorHAnsi" w:cstheme="majorHAnsi"/>
          <w:color w:val="000000" w:themeColor="text1"/>
          <w:kern w:val="0"/>
          <w:sz w:val="24"/>
          <w:szCs w:val="24"/>
          <w:vertAlign w:val="subscript"/>
          <w14:ligatures w14:val="none"/>
        </w:rPr>
        <w:t>max</w:t>
      </w:r>
      <w:r w:rsidR="009249C3" w:rsidRPr="009249C3">
        <w:rPr>
          <w:rFonts w:asciiTheme="majorHAnsi" w:eastAsia="Times New Roman" w:hAnsiTheme="majorHAnsi" w:cstheme="majorHAnsi"/>
          <w:color w:val="000000" w:themeColor="text1"/>
          <w:kern w:val="0"/>
          <w:sz w:val="24"/>
          <w:szCs w:val="24"/>
          <w14:ligatures w14:val="none"/>
        </w:rPr>
        <w:t xml:space="preserve"> = 4, v </w:t>
      </w:r>
      <w:r w:rsidR="00BC5DAE" w:rsidRPr="00BC5DAE">
        <w:rPr>
          <w:rFonts w:asciiTheme="majorHAnsi" w:eastAsia="Times New Roman" w:hAnsiTheme="majorHAnsi" w:cstheme="majorHAnsi"/>
          <w:color w:val="000000" w:themeColor="text1"/>
          <w:kern w:val="0"/>
          <w:sz w:val="24"/>
          <w:szCs w:val="24"/>
          <w14:ligatures w14:val="none"/>
        </w:rPr>
        <w:t>là hai bit có trọng số nhỏ nhất của chỉ số khối SS/PBCH</w:t>
      </w:r>
      <w:r w:rsidR="009249C3" w:rsidRPr="009249C3">
        <w:rPr>
          <w:rFonts w:asciiTheme="majorHAnsi" w:eastAsia="Times New Roman" w:hAnsiTheme="majorHAnsi" w:cstheme="majorHAnsi"/>
          <w:color w:val="000000" w:themeColor="text1"/>
          <w:kern w:val="0"/>
          <w:sz w:val="24"/>
          <w:szCs w:val="24"/>
          <w14:ligatures w14:val="none"/>
        </w:rPr>
        <w:t>.</w:t>
      </w:r>
    </w:p>
    <w:p w14:paraId="364F3D8D" w14:textId="22138498" w:rsidR="009249C3" w:rsidRPr="009249C3" w:rsidRDefault="00CB2077" w:rsidP="004605B6">
      <w:pPr>
        <w:numPr>
          <w:ilvl w:val="0"/>
          <w:numId w:val="13"/>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Với</w:t>
      </w:r>
      <w:r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L</w:t>
      </w:r>
      <w:r w:rsidR="009249C3" w:rsidRPr="009249C3">
        <w:rPr>
          <w:rFonts w:asciiTheme="majorHAnsi" w:eastAsia="Times New Roman" w:hAnsiTheme="majorHAnsi" w:cstheme="majorHAnsi"/>
          <w:color w:val="000000" w:themeColor="text1"/>
          <w:kern w:val="0"/>
          <w:sz w:val="24"/>
          <w:szCs w:val="24"/>
          <w:vertAlign w:val="subscript"/>
          <w14:ligatures w14:val="none"/>
        </w:rPr>
        <w:t>max</w:t>
      </w:r>
      <w:r w:rsidR="009249C3" w:rsidRPr="009249C3">
        <w:rPr>
          <w:rFonts w:asciiTheme="majorHAnsi" w:eastAsia="Times New Roman" w:hAnsiTheme="majorHAnsi" w:cstheme="majorHAnsi"/>
          <w:color w:val="000000" w:themeColor="text1"/>
          <w:kern w:val="0"/>
          <w:sz w:val="24"/>
          <w:szCs w:val="24"/>
          <w14:ligatures w14:val="none"/>
        </w:rPr>
        <w:t xml:space="preserve"> = 8 </w:t>
      </w:r>
      <w:r>
        <w:rPr>
          <w:rFonts w:asciiTheme="majorHAnsi" w:eastAsia="Times New Roman" w:hAnsiTheme="majorHAnsi" w:cstheme="majorHAnsi"/>
          <w:color w:val="000000" w:themeColor="text1"/>
          <w:kern w:val="0"/>
          <w:sz w:val="24"/>
          <w:szCs w:val="24"/>
          <w14:ligatures w14:val="none"/>
        </w:rPr>
        <w:t xml:space="preserve">hoặc </w:t>
      </w:r>
      <w:r w:rsidR="009249C3" w:rsidRPr="009249C3">
        <w:rPr>
          <w:rFonts w:asciiTheme="majorHAnsi" w:eastAsia="Times New Roman" w:hAnsiTheme="majorHAnsi" w:cstheme="majorHAnsi"/>
          <w:color w:val="000000" w:themeColor="text1"/>
          <w:kern w:val="0"/>
          <w:sz w:val="24"/>
          <w:szCs w:val="24"/>
          <w14:ligatures w14:val="none"/>
        </w:rPr>
        <w:t>L</w:t>
      </w:r>
      <w:r w:rsidR="009249C3" w:rsidRPr="009249C3">
        <w:rPr>
          <w:rFonts w:asciiTheme="majorHAnsi" w:eastAsia="Times New Roman" w:hAnsiTheme="majorHAnsi" w:cstheme="majorHAnsi"/>
          <w:color w:val="000000" w:themeColor="text1"/>
          <w:kern w:val="0"/>
          <w:sz w:val="24"/>
          <w:szCs w:val="24"/>
          <w:vertAlign w:val="subscript"/>
          <w14:ligatures w14:val="none"/>
        </w:rPr>
        <w:t>max</w:t>
      </w:r>
      <w:r w:rsidR="009249C3" w:rsidRPr="009249C3">
        <w:rPr>
          <w:rFonts w:asciiTheme="majorHAnsi" w:eastAsia="Times New Roman" w:hAnsiTheme="majorHAnsi" w:cstheme="majorHAnsi"/>
          <w:color w:val="000000" w:themeColor="text1"/>
          <w:kern w:val="0"/>
          <w:sz w:val="24"/>
          <w:szCs w:val="24"/>
          <w14:ligatures w14:val="none"/>
        </w:rPr>
        <w:t xml:space="preserve"> = 64, v </w:t>
      </w:r>
      <w:r w:rsidR="00BC5DAE" w:rsidRPr="00BC5DAE">
        <w:rPr>
          <w:rFonts w:asciiTheme="majorHAnsi" w:eastAsia="Times New Roman" w:hAnsiTheme="majorHAnsi" w:cstheme="majorHAnsi"/>
          <w:color w:val="000000" w:themeColor="text1"/>
          <w:kern w:val="0"/>
          <w:sz w:val="24"/>
          <w:szCs w:val="24"/>
          <w14:ligatures w14:val="none"/>
        </w:rPr>
        <w:t>là ba bit có trọng số nhỏ nhất của chỉ số khối SS/PBCH</w:t>
      </w:r>
      <w:r w:rsidR="009249C3" w:rsidRPr="009249C3">
        <w:rPr>
          <w:rFonts w:asciiTheme="majorHAnsi" w:eastAsia="Times New Roman" w:hAnsiTheme="majorHAnsi" w:cstheme="majorHAnsi"/>
          <w:color w:val="000000" w:themeColor="text1"/>
          <w:kern w:val="0"/>
          <w:sz w:val="24"/>
          <w:szCs w:val="24"/>
          <w14:ligatures w14:val="none"/>
        </w:rPr>
        <w:t>.</w:t>
      </w:r>
    </w:p>
    <w:p w14:paraId="18F91E5F" w14:textId="213F1B8C" w:rsidR="009249C3" w:rsidRDefault="00BC5DAE"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BC5DAE">
        <w:rPr>
          <w:rFonts w:asciiTheme="majorHAnsi" w:eastAsia="Times New Roman" w:hAnsiTheme="majorHAnsi" w:cstheme="majorHAnsi"/>
          <w:color w:val="000000" w:themeColor="text1"/>
          <w:kern w:val="0"/>
          <w:sz w:val="24"/>
          <w:szCs w:val="24"/>
          <w14:ligatures w14:val="none"/>
        </w:rPr>
        <w:t>Bước này rất quan trọng để đảm bảo rằng tín hiệu truyền đi có khả năng chống nhiễu tốt, cho phép bộ thu giải mã chính xác</w:t>
      </w:r>
      <w:r w:rsidR="009249C3" w:rsidRPr="009249C3">
        <w:rPr>
          <w:rFonts w:asciiTheme="majorHAnsi" w:eastAsia="Times New Roman" w:hAnsiTheme="majorHAnsi" w:cstheme="majorHAnsi"/>
          <w:color w:val="000000" w:themeColor="text1"/>
          <w:kern w:val="0"/>
          <w:sz w:val="24"/>
          <w:szCs w:val="24"/>
          <w14:ligatures w14:val="none"/>
        </w:rPr>
        <w:t>.</w:t>
      </w:r>
    </w:p>
    <w:p w14:paraId="50F4EC41" w14:textId="77777777" w:rsidR="00BC5DAE" w:rsidRPr="009249C3" w:rsidRDefault="00BC5DAE"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
    <w:p w14:paraId="280ED551" w14:textId="7777777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bookmarkStart w:id="9" w:name="Modulation"/>
      <w:r w:rsidRPr="009249C3">
        <w:rPr>
          <w:rFonts w:asciiTheme="majorHAnsi" w:eastAsia="Times New Roman" w:hAnsiTheme="majorHAnsi" w:cstheme="majorHAnsi"/>
          <w:b/>
          <w:bCs/>
          <w:color w:val="000000" w:themeColor="text1"/>
          <w:kern w:val="0"/>
          <w:sz w:val="24"/>
          <w:szCs w:val="24"/>
          <w14:ligatures w14:val="none"/>
        </w:rPr>
        <w:t>(7) Modulation</w:t>
      </w:r>
      <w:bookmarkEnd w:id="9"/>
    </w:p>
    <w:p w14:paraId="75BFA080" w14:textId="5F491E92"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lang w:val="en-US" w:eastAsia="en-US"/>
          <w14:ligatures w14:val="none"/>
        </w:rPr>
        <w:drawing>
          <wp:inline distT="0" distB="0" distL="0" distR="0" wp14:anchorId="036F45C3" wp14:editId="30F1B30A">
            <wp:extent cx="3235187" cy="730952"/>
            <wp:effectExtent l="0" t="0" r="0" b="0"/>
            <wp:docPr id="1427607886"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07886" name="Hình ảnh 1" descr="Ảnh có chứa văn bản, Phông chữ, ảnh chụp màn hình,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672" cy="759304"/>
                    </a:xfrm>
                    <a:prstGeom prst="rect">
                      <a:avLst/>
                    </a:prstGeom>
                    <a:noFill/>
                    <a:ln>
                      <a:noFill/>
                    </a:ln>
                  </pic:spPr>
                </pic:pic>
              </a:graphicData>
            </a:graphic>
          </wp:inline>
        </w:drawing>
      </w:r>
    </w:p>
    <w:p w14:paraId="537D3FB7" w14:textId="16EC8929" w:rsidR="009249C3" w:rsidRPr="009249C3" w:rsidRDefault="00E3282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E32822">
        <w:rPr>
          <w:rFonts w:asciiTheme="majorHAnsi" w:eastAsia="Times New Roman" w:hAnsiTheme="majorHAnsi" w:cstheme="majorHAnsi"/>
          <w:color w:val="000000" w:themeColor="text1"/>
          <w:kern w:val="0"/>
          <w:sz w:val="24"/>
          <w:szCs w:val="24"/>
          <w14:ligatures w14:val="none"/>
        </w:rPr>
        <w:t xml:space="preserve">- </w:t>
      </w:r>
      <w:r w:rsidR="00BC5DAE" w:rsidRPr="00BC5DAE">
        <w:rPr>
          <w:rFonts w:asciiTheme="majorHAnsi" w:eastAsia="Times New Roman" w:hAnsiTheme="majorHAnsi" w:cstheme="majorHAnsi"/>
          <w:color w:val="000000" w:themeColor="text1"/>
          <w:kern w:val="0"/>
          <w:sz w:val="24"/>
          <w:szCs w:val="24"/>
          <w14:ligatures w14:val="none"/>
        </w:rPr>
        <w:t xml:space="preserve">Quá trình bắt đầu với một chuỗi nhị phân </w:t>
      </w:r>
      <w:r w:rsidR="009249C3" w:rsidRPr="009249C3">
        <w:rPr>
          <w:rFonts w:asciiTheme="majorHAnsi" w:eastAsia="Times New Roman" w:hAnsiTheme="majorHAnsi" w:cstheme="majorHAnsi"/>
          <w:color w:val="000000" w:themeColor="text1"/>
          <w:kern w:val="0"/>
          <w:sz w:val="24"/>
          <w:szCs w:val="24"/>
          <w14:ligatures w14:val="none"/>
        </w:rPr>
        <w:t>b̃(0), b̃(1), ..., b̃(M</w:t>
      </w:r>
      <w:r w:rsidR="009249C3" w:rsidRPr="009249C3">
        <w:rPr>
          <w:rFonts w:asciiTheme="majorHAnsi" w:eastAsia="Times New Roman" w:hAnsiTheme="majorHAnsi" w:cstheme="majorHAnsi"/>
          <w:color w:val="000000" w:themeColor="text1"/>
          <w:kern w:val="0"/>
          <w:sz w:val="24"/>
          <w:szCs w:val="24"/>
          <w:vertAlign w:val="subscript"/>
          <w14:ligatures w14:val="none"/>
        </w:rPr>
        <w:t>bit</w:t>
      </w:r>
      <w:r w:rsidR="009249C3" w:rsidRPr="009249C3">
        <w:rPr>
          <w:rFonts w:asciiTheme="majorHAnsi" w:eastAsia="Times New Roman" w:hAnsiTheme="majorHAnsi" w:cstheme="majorHAnsi"/>
          <w:color w:val="000000" w:themeColor="text1"/>
          <w:kern w:val="0"/>
          <w:sz w:val="24"/>
          <w:szCs w:val="24"/>
          <w14:ligatures w14:val="none"/>
        </w:rPr>
        <w:t xml:space="preserve"> - 1). </w:t>
      </w:r>
      <w:r w:rsidR="00BC5DAE" w:rsidRPr="00BC5DAE">
        <w:rPr>
          <w:rFonts w:asciiTheme="majorHAnsi" w:eastAsia="Times New Roman" w:hAnsiTheme="majorHAnsi" w:cstheme="majorHAnsi"/>
          <w:color w:val="000000" w:themeColor="text1"/>
          <w:kern w:val="0"/>
          <w:sz w:val="24"/>
          <w:szCs w:val="24"/>
          <w14:ligatures w14:val="none"/>
        </w:rPr>
        <w:t xml:space="preserve">Chuỗi nhị phân này sau đó được điều chế bằng QPSK, ánh xạ mỗi hai bit của chuỗi nhị phân thành một </w:t>
      </w:r>
      <w:r w:rsidR="00050A98">
        <w:rPr>
          <w:rFonts w:asciiTheme="majorHAnsi" w:eastAsia="Times New Roman" w:hAnsiTheme="majorHAnsi" w:cstheme="majorHAnsi"/>
          <w:color w:val="000000" w:themeColor="text1"/>
          <w:kern w:val="0"/>
          <w:sz w:val="24"/>
          <w:szCs w:val="24"/>
          <w14:ligatures w14:val="none"/>
        </w:rPr>
        <w:t>ký tự</w:t>
      </w:r>
      <w:r w:rsidR="00BC5DAE" w:rsidRPr="00BC5DAE">
        <w:rPr>
          <w:rFonts w:asciiTheme="majorHAnsi" w:eastAsia="Times New Roman" w:hAnsiTheme="majorHAnsi" w:cstheme="majorHAnsi"/>
          <w:color w:val="000000" w:themeColor="text1"/>
          <w:kern w:val="0"/>
          <w:sz w:val="24"/>
          <w:szCs w:val="24"/>
          <w14:ligatures w14:val="none"/>
        </w:rPr>
        <w:t xml:space="preserve"> số phức, từ đó tạo ra chuỗi số phức</w:t>
      </w:r>
      <w:r w:rsidR="00A243FE">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d</w:t>
      </w:r>
      <w:r w:rsidR="009249C3" w:rsidRPr="009249C3">
        <w:rPr>
          <w:rFonts w:asciiTheme="majorHAnsi" w:eastAsia="Times New Roman" w:hAnsiTheme="majorHAnsi" w:cstheme="majorHAnsi"/>
          <w:color w:val="000000" w:themeColor="text1"/>
          <w:kern w:val="0"/>
          <w:sz w:val="24"/>
          <w:szCs w:val="24"/>
          <w:vertAlign w:val="subscript"/>
          <w14:ligatures w14:val="none"/>
        </w:rPr>
        <w:t>PBCH</w:t>
      </w:r>
      <w:r w:rsidR="009249C3" w:rsidRPr="009249C3">
        <w:rPr>
          <w:rFonts w:asciiTheme="majorHAnsi" w:eastAsia="Times New Roman" w:hAnsiTheme="majorHAnsi" w:cstheme="majorHAnsi"/>
          <w:color w:val="000000" w:themeColor="text1"/>
          <w:kern w:val="0"/>
          <w:sz w:val="24"/>
          <w:szCs w:val="24"/>
          <w14:ligatures w14:val="none"/>
        </w:rPr>
        <w:t>(0), d</w:t>
      </w:r>
      <w:r w:rsidR="009249C3" w:rsidRPr="009249C3">
        <w:rPr>
          <w:rFonts w:asciiTheme="majorHAnsi" w:eastAsia="Times New Roman" w:hAnsiTheme="majorHAnsi" w:cstheme="majorHAnsi"/>
          <w:color w:val="000000" w:themeColor="text1"/>
          <w:kern w:val="0"/>
          <w:sz w:val="24"/>
          <w:szCs w:val="24"/>
          <w:vertAlign w:val="subscript"/>
          <w14:ligatures w14:val="none"/>
        </w:rPr>
        <w:t>PBCH</w:t>
      </w:r>
      <w:r w:rsidR="009249C3" w:rsidRPr="009249C3">
        <w:rPr>
          <w:rFonts w:asciiTheme="majorHAnsi" w:eastAsia="Times New Roman" w:hAnsiTheme="majorHAnsi" w:cstheme="majorHAnsi"/>
          <w:color w:val="000000" w:themeColor="text1"/>
          <w:kern w:val="0"/>
          <w:sz w:val="24"/>
          <w:szCs w:val="24"/>
          <w14:ligatures w14:val="none"/>
        </w:rPr>
        <w:t>(1), ..., d</w:t>
      </w:r>
      <w:r w:rsidR="009249C3" w:rsidRPr="009249C3">
        <w:rPr>
          <w:rFonts w:asciiTheme="majorHAnsi" w:eastAsia="Times New Roman" w:hAnsiTheme="majorHAnsi" w:cstheme="majorHAnsi"/>
          <w:color w:val="000000" w:themeColor="text1"/>
          <w:kern w:val="0"/>
          <w:sz w:val="24"/>
          <w:szCs w:val="24"/>
          <w:vertAlign w:val="subscript"/>
          <w14:ligatures w14:val="none"/>
        </w:rPr>
        <w:t>PBCH</w:t>
      </w:r>
      <w:r w:rsidR="009249C3" w:rsidRPr="009249C3">
        <w:rPr>
          <w:rFonts w:asciiTheme="majorHAnsi" w:eastAsia="Times New Roman" w:hAnsiTheme="majorHAnsi" w:cstheme="majorHAnsi"/>
          <w:color w:val="000000" w:themeColor="text1"/>
          <w:kern w:val="0"/>
          <w:sz w:val="24"/>
          <w:szCs w:val="24"/>
          <w14:ligatures w14:val="none"/>
        </w:rPr>
        <w:t>(M</w:t>
      </w:r>
      <w:r w:rsidR="009249C3" w:rsidRPr="009249C3">
        <w:rPr>
          <w:rFonts w:asciiTheme="majorHAnsi" w:eastAsia="Times New Roman" w:hAnsiTheme="majorHAnsi" w:cstheme="majorHAnsi"/>
          <w:color w:val="000000" w:themeColor="text1"/>
          <w:kern w:val="0"/>
          <w:sz w:val="24"/>
          <w:szCs w:val="24"/>
          <w:vertAlign w:val="subscript"/>
          <w14:ligatures w14:val="none"/>
        </w:rPr>
        <w:t>symb</w:t>
      </w:r>
      <w:r w:rsidR="009249C3" w:rsidRPr="009249C3">
        <w:rPr>
          <w:rFonts w:asciiTheme="majorHAnsi" w:eastAsia="Times New Roman" w:hAnsiTheme="majorHAnsi" w:cstheme="majorHAnsi"/>
          <w:color w:val="000000" w:themeColor="text1"/>
          <w:kern w:val="0"/>
          <w:sz w:val="24"/>
          <w:szCs w:val="24"/>
          <w14:ligatures w14:val="none"/>
        </w:rPr>
        <w:t> - 1).</w:t>
      </w:r>
    </w:p>
    <w:p w14:paraId="07023B02" w14:textId="1827716C" w:rsidR="009249C3" w:rsidRDefault="00E3282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E32822">
        <w:rPr>
          <w:rFonts w:asciiTheme="majorHAnsi" w:eastAsia="Times New Roman" w:hAnsiTheme="majorHAnsi" w:cstheme="majorHAnsi"/>
          <w:color w:val="000000" w:themeColor="text1"/>
          <w:kern w:val="0"/>
          <w:sz w:val="24"/>
          <w:szCs w:val="24"/>
          <w14:ligatures w14:val="none"/>
        </w:rPr>
        <w:t xml:space="preserve">- </w:t>
      </w:r>
      <w:r w:rsidR="00A243FE" w:rsidRPr="00A243FE">
        <w:rPr>
          <w:rFonts w:asciiTheme="majorHAnsi" w:eastAsia="Times New Roman" w:hAnsiTheme="majorHAnsi" w:cstheme="majorHAnsi"/>
          <w:color w:val="000000" w:themeColor="text1"/>
          <w:kern w:val="0"/>
          <w:sz w:val="24"/>
          <w:szCs w:val="24"/>
          <w14:ligatures w14:val="none"/>
        </w:rPr>
        <w:t xml:space="preserve">QPSK là một loại điều chế đặc biệt hiệu quả về mặt sử dụng phổ vì nó truyền hai bit trên mỗi </w:t>
      </w:r>
      <w:r w:rsidR="00050A98">
        <w:rPr>
          <w:rFonts w:asciiTheme="majorHAnsi" w:eastAsia="Times New Roman" w:hAnsiTheme="majorHAnsi" w:cstheme="majorHAnsi"/>
          <w:color w:val="000000" w:themeColor="text1"/>
          <w:kern w:val="0"/>
          <w:sz w:val="24"/>
          <w:szCs w:val="24"/>
          <w14:ligatures w14:val="none"/>
        </w:rPr>
        <w:t>ký tự</w:t>
      </w:r>
      <w:r w:rsidR="00A243FE" w:rsidRPr="00A243FE">
        <w:rPr>
          <w:rFonts w:asciiTheme="majorHAnsi" w:eastAsia="Times New Roman" w:hAnsiTheme="majorHAnsi" w:cstheme="majorHAnsi"/>
          <w:color w:val="000000" w:themeColor="text1"/>
          <w:kern w:val="0"/>
          <w:sz w:val="24"/>
          <w:szCs w:val="24"/>
          <w14:ligatures w14:val="none"/>
        </w:rPr>
        <w:t>, được biểu diễn dưới dạng số phức. Sau khi điều chế, dữ liệu được biểu diễn ở định dạng phù hợp để truyền qua kênh tần số vô tuyến, với chuỗi hiện được chuẩn bị để ánh xạ lên các thành phần tài nguyên của tần số sóng mang.</w:t>
      </w:r>
    </w:p>
    <w:p w14:paraId="7969F6CD" w14:textId="77777777" w:rsidR="00A243FE" w:rsidRPr="009249C3" w:rsidRDefault="00A243FE"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
    <w:p w14:paraId="7B9E61F0" w14:textId="5798CAAC"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bookmarkStart w:id="10" w:name="Resource_Element_Mapping"/>
      <w:r w:rsidRPr="009249C3">
        <w:rPr>
          <w:rFonts w:asciiTheme="majorHAnsi" w:eastAsia="Times New Roman" w:hAnsiTheme="majorHAnsi" w:cstheme="majorHAnsi"/>
          <w:b/>
          <w:bCs/>
          <w:color w:val="000000" w:themeColor="text1"/>
          <w:kern w:val="0"/>
          <w:sz w:val="24"/>
          <w:szCs w:val="24"/>
          <w14:ligatures w14:val="none"/>
        </w:rPr>
        <w:t>(8) Resource Element Mapping</w:t>
      </w:r>
      <w:bookmarkEnd w:id="10"/>
      <w:r w:rsidR="0060114F">
        <w:rPr>
          <w:rFonts w:asciiTheme="majorHAnsi" w:eastAsia="Times New Roman" w:hAnsiTheme="majorHAnsi" w:cstheme="majorHAnsi"/>
          <w:b/>
          <w:bCs/>
          <w:color w:val="000000" w:themeColor="text1"/>
          <w:kern w:val="0"/>
          <w:sz w:val="24"/>
          <w:szCs w:val="24"/>
          <w14:ligatures w14:val="none"/>
        </w:rPr>
        <w:t xml:space="preserve"> (tương tự phần 1.2 trong PSS)</w:t>
      </w:r>
    </w:p>
    <w:p w14:paraId="0D56F043" w14:textId="77777777" w:rsidR="0060114F" w:rsidRDefault="0060114F" w:rsidP="004605B6">
      <w:pPr>
        <w:spacing w:after="0" w:line="276" w:lineRule="auto"/>
        <w:jc w:val="both"/>
        <w:rPr>
          <w:rFonts w:asciiTheme="majorHAnsi" w:eastAsia="Times New Roman" w:hAnsiTheme="majorHAnsi" w:cstheme="majorHAnsi"/>
          <w:bCs/>
          <w:color w:val="000000" w:themeColor="text1"/>
          <w:sz w:val="24"/>
          <w:szCs w:val="24"/>
        </w:rPr>
      </w:pPr>
    </w:p>
    <w:p w14:paraId="5C422149" w14:textId="7B268083" w:rsidR="006E752C" w:rsidRPr="00864465" w:rsidRDefault="006E752C" w:rsidP="004605B6">
      <w:pPr>
        <w:spacing w:after="0" w:line="276" w:lineRule="auto"/>
        <w:jc w:val="both"/>
        <w:rPr>
          <w:rFonts w:asciiTheme="majorHAnsi" w:eastAsia="Times New Roman" w:hAnsiTheme="majorHAnsi" w:cstheme="majorHAnsi"/>
          <w:b/>
          <w:color w:val="000000" w:themeColor="text1"/>
          <w:sz w:val="28"/>
          <w:szCs w:val="28"/>
        </w:rPr>
      </w:pPr>
      <w:r w:rsidRPr="00864465">
        <w:rPr>
          <w:rFonts w:asciiTheme="majorHAnsi" w:eastAsia="Times New Roman" w:hAnsiTheme="majorHAnsi" w:cstheme="majorHAnsi"/>
          <w:b/>
          <w:color w:val="000000" w:themeColor="text1"/>
          <w:sz w:val="28"/>
          <w:szCs w:val="28"/>
          <w:highlight w:val="yellow"/>
        </w:rPr>
        <w:t>5. Kênh PDCCH</w:t>
      </w:r>
      <w:r w:rsidR="002D2080" w:rsidRPr="00864465">
        <w:rPr>
          <w:rFonts w:asciiTheme="majorHAnsi" w:eastAsia="Times New Roman" w:hAnsiTheme="majorHAnsi" w:cstheme="majorHAnsi"/>
          <w:b/>
          <w:color w:val="000000" w:themeColor="text1"/>
          <w:sz w:val="28"/>
          <w:szCs w:val="28"/>
          <w:highlight w:val="yellow"/>
        </w:rPr>
        <w:t xml:space="preserve"> - Physical downlink control channel</w:t>
      </w:r>
      <w:r w:rsidR="002D2080" w:rsidRPr="00864465">
        <w:rPr>
          <w:rFonts w:asciiTheme="majorHAnsi" w:eastAsia="Times New Roman" w:hAnsiTheme="majorHAnsi" w:cstheme="majorHAnsi"/>
          <w:b/>
          <w:color w:val="000000" w:themeColor="text1"/>
          <w:sz w:val="28"/>
          <w:szCs w:val="28"/>
        </w:rPr>
        <w:t xml:space="preserve"> </w:t>
      </w:r>
    </w:p>
    <w:p w14:paraId="0A634AAC" w14:textId="0453BA33" w:rsidR="00B77605" w:rsidRPr="00B77605" w:rsidRDefault="00B77605" w:rsidP="004605B6">
      <w:pPr>
        <w:pStyle w:val="NormalWeb"/>
        <w:shd w:val="clear" w:color="auto" w:fill="FFFFFF"/>
        <w:spacing w:before="0" w:beforeAutospacing="0" w:after="0" w:afterAutospacing="0" w:line="276" w:lineRule="auto"/>
        <w:jc w:val="both"/>
        <w:rPr>
          <w:rFonts w:asciiTheme="majorHAnsi" w:hAnsiTheme="majorHAnsi" w:cstheme="majorHAnsi"/>
          <w:b/>
          <w:bCs/>
          <w:color w:val="000000" w:themeColor="text1"/>
        </w:rPr>
      </w:pPr>
      <w:r>
        <w:rPr>
          <w:rFonts w:asciiTheme="majorHAnsi" w:hAnsiTheme="majorHAnsi" w:cstheme="majorHAnsi"/>
          <w:b/>
          <w:bCs/>
          <w:color w:val="000000" w:themeColor="text1"/>
        </w:rPr>
        <w:t xml:space="preserve">5.1. </w:t>
      </w:r>
      <w:r>
        <w:rPr>
          <w:rFonts w:asciiTheme="majorHAnsi" w:hAnsiTheme="majorHAnsi" w:cstheme="majorHAnsi"/>
          <w:b/>
          <w:bCs/>
          <w:color w:val="000000" w:themeColor="text1"/>
          <w:kern w:val="36"/>
          <w14:ligatures w14:val="none"/>
        </w:rPr>
        <w:t>Tổng quan kênh</w:t>
      </w:r>
      <w:r w:rsidR="003F4FE1">
        <w:rPr>
          <w:rFonts w:asciiTheme="majorHAnsi" w:hAnsiTheme="majorHAnsi" w:cstheme="majorHAnsi"/>
          <w:b/>
          <w:bCs/>
          <w:color w:val="000000" w:themeColor="text1"/>
          <w:kern w:val="36"/>
          <w14:ligatures w14:val="none"/>
        </w:rPr>
        <w:t xml:space="preserve"> PDCCH (</w:t>
      </w:r>
      <w:r w:rsidR="003F4FE1" w:rsidRPr="003F4FE1">
        <w:rPr>
          <w:rFonts w:asciiTheme="majorHAnsi" w:hAnsiTheme="majorHAnsi" w:cstheme="majorHAnsi"/>
          <w:b/>
          <w:bCs/>
          <w:color w:val="000000" w:themeColor="text1"/>
          <w:kern w:val="36"/>
          <w14:ligatures w14:val="none"/>
        </w:rPr>
        <w:t xml:space="preserve">Physical downlink control </w:t>
      </w:r>
      <w:r w:rsidR="003F4FE1">
        <w:rPr>
          <w:rFonts w:asciiTheme="majorHAnsi" w:hAnsiTheme="majorHAnsi" w:cstheme="majorHAnsi"/>
          <w:b/>
          <w:bCs/>
          <w:color w:val="000000" w:themeColor="text1"/>
          <w:kern w:val="36"/>
          <w14:ligatures w14:val="none"/>
        </w:rPr>
        <w:t>channel)</w:t>
      </w:r>
    </w:p>
    <w:p w14:paraId="38B88E32" w14:textId="6A81A351" w:rsidR="003F4265" w:rsidRPr="003F4265" w:rsidRDefault="003F4265"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3F4265">
        <w:rPr>
          <w:rFonts w:asciiTheme="majorHAnsi" w:hAnsiTheme="majorHAnsi" w:cstheme="majorHAnsi"/>
          <w:color w:val="000000" w:themeColor="text1"/>
        </w:rPr>
        <w:t xml:space="preserve">Giống như trong LTE, NR PDCCH là kênh vật lý mang DCI và đây sẽ là một trong những kênh quan trọng nhất được cho là rất mạnh mẽ và dễ dàng giải mã ngay cả trong điều kiện vô tuyến </w:t>
      </w:r>
    </w:p>
    <w:p w14:paraId="1B33D68E" w14:textId="106CD473" w:rsidR="003F4265" w:rsidRPr="003F4265" w:rsidRDefault="001A3C48"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3F4265" w:rsidRPr="003F4265">
        <w:rPr>
          <w:rFonts w:asciiTheme="majorHAnsi" w:hAnsiTheme="majorHAnsi" w:cstheme="majorHAnsi"/>
          <w:color w:val="000000" w:themeColor="text1"/>
        </w:rPr>
        <w:t>Quy trình mã hóa kênh và lớp vật lý tổng thể cũng tương tự như LTE PDCCH như được liệt kê bên dưới với một số điểm khác biệt như mã hóa kênh.</w:t>
      </w:r>
    </w:p>
    <w:p w14:paraId="2D689DF0" w14:textId="7A80B5A7" w:rsidR="00443F20" w:rsidRPr="00443F20" w:rsidRDefault="00703749"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 </w:t>
      </w:r>
      <w:r w:rsidRPr="00703749">
        <w:rPr>
          <w:rFonts w:asciiTheme="majorHAnsi" w:hAnsiTheme="majorHAnsi" w:cstheme="majorHAnsi"/>
          <w:color w:val="000000" w:themeColor="text1"/>
        </w:rPr>
        <w:t xml:space="preserve">PDCCH Transport </w:t>
      </w:r>
      <w:r w:rsidR="00180E0C">
        <w:rPr>
          <w:rFonts w:asciiTheme="majorHAnsi" w:hAnsiTheme="majorHAnsi" w:cstheme="majorHAnsi"/>
          <w:color w:val="000000" w:themeColor="text1"/>
        </w:rPr>
        <w:t>Process: (</w:t>
      </w:r>
      <w:r w:rsidR="00180E0C" w:rsidRPr="00180E0C">
        <w:rPr>
          <w:rFonts w:asciiTheme="majorHAnsi" w:hAnsiTheme="majorHAnsi" w:cstheme="majorHAnsi"/>
          <w:color w:val="000000" w:themeColor="text1"/>
        </w:rPr>
        <w:t>1) Information Element Multiplexing</w:t>
      </w:r>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 xml:space="preserve">(2) CRC </w:t>
      </w:r>
      <w:r w:rsidR="00180E0C">
        <w:rPr>
          <w:rFonts w:asciiTheme="majorHAnsi" w:hAnsiTheme="majorHAnsi" w:cstheme="majorHAnsi"/>
          <w:color w:val="000000" w:themeColor="text1"/>
        </w:rPr>
        <w:t xml:space="preserve">Attachment =&gt; </w:t>
      </w:r>
      <w:r w:rsidR="00180E0C" w:rsidRPr="00180E0C">
        <w:rPr>
          <w:rFonts w:asciiTheme="majorHAnsi" w:hAnsiTheme="majorHAnsi" w:cstheme="majorHAnsi"/>
          <w:color w:val="000000" w:themeColor="text1"/>
        </w:rPr>
        <w:t>(3) Channel Coding</w:t>
      </w:r>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(4) Rate Matching</w:t>
      </w:r>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(5) Scrambling</w:t>
      </w:r>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(6) Modulation</w:t>
      </w:r>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(7) Resource Element Mapping</w:t>
      </w:r>
    </w:p>
    <w:p w14:paraId="2DC78886" w14:textId="77777777" w:rsidR="007016D6" w:rsidRDefault="007016D6" w:rsidP="004605B6">
      <w:pPr>
        <w:pStyle w:val="NormalWeb"/>
        <w:shd w:val="clear" w:color="auto" w:fill="FFFFFF"/>
        <w:spacing w:before="0" w:beforeAutospacing="0" w:after="0" w:afterAutospacing="0" w:line="276" w:lineRule="auto"/>
        <w:jc w:val="both"/>
        <w:rPr>
          <w:rFonts w:asciiTheme="majorHAnsi" w:hAnsiTheme="majorHAnsi" w:cstheme="majorHAnsi"/>
          <w:b/>
          <w:bCs/>
          <w:color w:val="000000" w:themeColor="text1"/>
          <w:kern w:val="36"/>
          <w14:ligatures w14:val="none"/>
        </w:rPr>
      </w:pPr>
    </w:p>
    <w:p w14:paraId="48E1EA8E" w14:textId="0D288896" w:rsidR="007016D6" w:rsidRDefault="00B77605"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bCs/>
          <w:color w:val="000000" w:themeColor="text1"/>
          <w:kern w:val="36"/>
          <w14:ligatures w14:val="none"/>
        </w:rPr>
        <w:t xml:space="preserve">5.2. </w:t>
      </w:r>
      <w:r w:rsidR="007016D6" w:rsidRPr="007016D6">
        <w:rPr>
          <w:rFonts w:asciiTheme="majorHAnsi" w:hAnsiTheme="majorHAnsi" w:cstheme="majorHAnsi"/>
          <w:b/>
          <w:bCs/>
          <w:color w:val="000000" w:themeColor="text1"/>
          <w:kern w:val="36"/>
          <w14:ligatures w14:val="none"/>
        </w:rPr>
        <w:t xml:space="preserve">Cấu trúc kênh </w:t>
      </w:r>
      <w:r>
        <w:rPr>
          <w:rFonts w:asciiTheme="majorHAnsi" w:hAnsiTheme="majorHAnsi" w:cstheme="majorHAnsi"/>
          <w:b/>
          <w:bCs/>
          <w:color w:val="000000" w:themeColor="text1"/>
          <w:kern w:val="36"/>
          <w14:ligatures w14:val="none"/>
        </w:rPr>
        <w:t xml:space="preserve">PDCCH </w:t>
      </w:r>
      <w:r w:rsidR="007016D6" w:rsidRPr="007016D6">
        <w:rPr>
          <w:rFonts w:asciiTheme="majorHAnsi" w:hAnsiTheme="majorHAnsi" w:cstheme="majorHAnsi"/>
          <w:b/>
          <w:bCs/>
          <w:color w:val="000000" w:themeColor="text1"/>
          <w:kern w:val="36"/>
          <w14:ligatures w14:val="none"/>
        </w:rPr>
        <w:t xml:space="preserve">và thuật toán của các module trong kênh </w:t>
      </w:r>
      <w:r>
        <w:rPr>
          <w:rFonts w:asciiTheme="majorHAnsi" w:hAnsiTheme="majorHAnsi" w:cstheme="majorHAnsi"/>
          <w:b/>
          <w:bCs/>
          <w:color w:val="000000" w:themeColor="text1"/>
          <w:kern w:val="36"/>
          <w14:ligatures w14:val="none"/>
        </w:rPr>
        <w:t xml:space="preserve">PDCCH </w:t>
      </w:r>
    </w:p>
    <w:p w14:paraId="5332A50B" w14:textId="23210087" w:rsidR="008763DE" w:rsidRDefault="007016D6"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8763DE" w:rsidRPr="008763DE">
        <w:rPr>
          <w:rFonts w:asciiTheme="majorHAnsi" w:hAnsiTheme="majorHAnsi" w:cstheme="majorHAnsi"/>
          <w:color w:val="000000" w:themeColor="text1"/>
        </w:rPr>
        <w:t xml:space="preserve">Sơ đồ sau minh họa Quy trình truyền tải PDCCH trong hệ thống thông tin di </w:t>
      </w:r>
      <w:r w:rsidR="008763DE">
        <w:rPr>
          <w:rFonts w:asciiTheme="majorHAnsi" w:hAnsiTheme="majorHAnsi" w:cstheme="majorHAnsi"/>
          <w:color w:val="000000" w:themeColor="text1"/>
        </w:rPr>
        <w:t>động,</w:t>
      </w:r>
      <w:r w:rsidR="008763DE" w:rsidRPr="008763DE">
        <w:rPr>
          <w:rFonts w:asciiTheme="majorHAnsi" w:hAnsiTheme="majorHAnsi" w:cstheme="majorHAnsi"/>
          <w:color w:val="000000" w:themeColor="text1"/>
        </w:rPr>
        <w:t xml:space="preserve"> trình tự các bước liên quan đến việc chuẩn bị và truyền PDCCH từ gNB đến UE</w:t>
      </w:r>
    </w:p>
    <w:p w14:paraId="614CB42E" w14:textId="00EE5B56" w:rsidR="00443F20" w:rsidRPr="00443F20" w:rsidRDefault="00443F20" w:rsidP="004605B6">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683431FA" wp14:editId="3F77F95D">
            <wp:extent cx="3695178" cy="3066131"/>
            <wp:effectExtent l="0" t="0" r="0" b="0"/>
            <wp:docPr id="440563098" name="Hình ảnh 1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3098" name="Hình ảnh 19" descr="Ảnh có chứa văn bản, ảnh chụp màn hình, Phông chữ, hà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6522" cy="3075544"/>
                    </a:xfrm>
                    <a:prstGeom prst="rect">
                      <a:avLst/>
                    </a:prstGeom>
                    <a:noFill/>
                    <a:ln>
                      <a:noFill/>
                    </a:ln>
                  </pic:spPr>
                </pic:pic>
              </a:graphicData>
            </a:graphic>
          </wp:inline>
        </w:drawing>
      </w:r>
    </w:p>
    <w:p w14:paraId="300BA5A1" w14:textId="00FEA266" w:rsidR="00470560" w:rsidRDefault="0047056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Information Element Multiplexing: </w:t>
      </w:r>
      <w:r w:rsidRPr="00470560">
        <w:rPr>
          <w:rFonts w:asciiTheme="majorHAnsi" w:hAnsiTheme="majorHAnsi" w:cstheme="majorHAnsi"/>
          <w:color w:val="000000" w:themeColor="text1"/>
        </w:rPr>
        <w:t>Giai đoạn này bao gồm việc kết hợp các yếu tố thông tin điều khiển khác nhau như định dạng Downlink Control Information (DCI) thành một luồng dữ liệu duy nhất để xử lý.</w:t>
      </w:r>
    </w:p>
    <w:p w14:paraId="6D2E8B82" w14:textId="1D6B2222" w:rsidR="00470560" w:rsidRDefault="0047056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CRC Attachment: </w:t>
      </w:r>
      <w:r w:rsidR="007922D6">
        <w:rPr>
          <w:rFonts w:asciiTheme="majorHAnsi" w:hAnsiTheme="majorHAnsi" w:cstheme="majorHAnsi"/>
          <w:color w:val="000000" w:themeColor="text1"/>
        </w:rPr>
        <w:t>Một</w:t>
      </w:r>
      <w:r w:rsidR="00443F20" w:rsidRPr="00443F20">
        <w:rPr>
          <w:rFonts w:asciiTheme="majorHAnsi" w:hAnsiTheme="majorHAnsi" w:cstheme="majorHAnsi"/>
          <w:color w:val="000000" w:themeColor="text1"/>
        </w:rPr>
        <w:t xml:space="preserve"> Cyclic Redundancy Check </w:t>
      </w:r>
      <w:r w:rsidRPr="00470560">
        <w:rPr>
          <w:rFonts w:asciiTheme="majorHAnsi" w:hAnsiTheme="majorHAnsi" w:cstheme="majorHAnsi"/>
          <w:color w:val="000000" w:themeColor="text1"/>
        </w:rPr>
        <w:t>được thêm vào thông tin ghép kênh để cho phép phát hiện lỗi ở đầu thu.</w:t>
      </w:r>
    </w:p>
    <w:p w14:paraId="4B04719A" w14:textId="754692C2" w:rsidR="00443F20" w:rsidRPr="00443F20" w:rsidRDefault="0047056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Channel Coding: </w:t>
      </w:r>
      <w:r w:rsidR="007922D6" w:rsidRPr="007922D6">
        <w:rPr>
          <w:rFonts w:asciiTheme="majorHAnsi" w:hAnsiTheme="majorHAnsi" w:cstheme="majorHAnsi"/>
          <w:color w:val="000000" w:themeColor="text1"/>
        </w:rPr>
        <w:t>Luồng dữ liệu có CRC được mã hóa để bảo vệ khỏi nguy cơ hỏng dữ liệu trong quá trình truyền. Điều này thường liên quan đến các kỹ thuật mã hóa sửa lỗi như mã Polar.</w:t>
      </w:r>
    </w:p>
    <w:p w14:paraId="1D316858" w14:textId="0B7CAC6C" w:rsidR="007922D6" w:rsidRDefault="007922D6"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Rate Matching: </w:t>
      </w:r>
      <w:r w:rsidRPr="007922D6">
        <w:rPr>
          <w:rFonts w:asciiTheme="majorHAnsi" w:hAnsiTheme="majorHAnsi" w:cstheme="majorHAnsi"/>
          <w:color w:val="000000" w:themeColor="text1"/>
        </w:rPr>
        <w:t>Dữ liệu được mã hóa được điều chỉnh để phù hợp với các khối tài nguyên được phân bổ. Bước này có thể liên quan đến việc lặp lại các bit để khớp dữ liệu vào không gian truyền tải có sẵn.</w:t>
      </w:r>
    </w:p>
    <w:p w14:paraId="4983805D" w14:textId="67EAF99B" w:rsidR="00443F20" w:rsidRPr="00443F20" w:rsidRDefault="007922D6"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Scrambling: </w:t>
      </w:r>
      <w:r w:rsidR="00C3692B">
        <w:rPr>
          <w:rFonts w:asciiTheme="majorHAnsi" w:hAnsiTheme="majorHAnsi" w:cstheme="majorHAnsi"/>
          <w:color w:val="000000" w:themeColor="text1"/>
        </w:rPr>
        <w:t>R</w:t>
      </w:r>
      <w:r w:rsidR="00443F20" w:rsidRPr="00443F20">
        <w:rPr>
          <w:rFonts w:asciiTheme="majorHAnsi" w:hAnsiTheme="majorHAnsi" w:cstheme="majorHAnsi"/>
          <w:color w:val="000000" w:themeColor="text1"/>
        </w:rPr>
        <w:t xml:space="preserve">ate-matched data </w:t>
      </w:r>
      <w:r w:rsidRPr="007922D6">
        <w:rPr>
          <w:rFonts w:asciiTheme="majorHAnsi" w:hAnsiTheme="majorHAnsi" w:cstheme="majorHAnsi"/>
          <w:color w:val="000000" w:themeColor="text1"/>
        </w:rPr>
        <w:t>được xáo trộn để giảm thiểu nhiễu và đảm bảo an toàn dữ liệu. Việc xáo trộn được thực hiện bằng cách sử dụng một trình tự được cả máy phát và máy thu biết.</w:t>
      </w:r>
      <w:r w:rsidR="00443F20" w:rsidRPr="00443F20">
        <w:rPr>
          <w:rFonts w:asciiTheme="majorHAnsi" w:hAnsiTheme="majorHAnsi" w:cstheme="majorHAnsi"/>
          <w:color w:val="000000" w:themeColor="text1"/>
        </w:rPr>
        <w:t>.</w:t>
      </w:r>
    </w:p>
    <w:p w14:paraId="54E04BB9" w14:textId="25376A09" w:rsidR="00443F20" w:rsidRPr="00443F20" w:rsidRDefault="00C3692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Modulation: </w:t>
      </w:r>
      <w:r w:rsidRPr="00C3692B">
        <w:rPr>
          <w:rFonts w:asciiTheme="majorHAnsi" w:hAnsiTheme="majorHAnsi" w:cstheme="majorHAnsi"/>
          <w:color w:val="000000" w:themeColor="text1"/>
        </w:rPr>
        <w:t xml:space="preserve">Sau đó, dữ liệu được mã hóa sẽ được điều chế, nghĩa là chuyển đổi các bit thành các ký </w:t>
      </w:r>
      <w:r>
        <w:rPr>
          <w:rFonts w:asciiTheme="majorHAnsi" w:hAnsiTheme="majorHAnsi" w:cstheme="majorHAnsi"/>
          <w:color w:val="000000" w:themeColor="text1"/>
        </w:rPr>
        <w:t xml:space="preserve">tự </w:t>
      </w:r>
      <w:r w:rsidRPr="00C3692B">
        <w:rPr>
          <w:rFonts w:asciiTheme="majorHAnsi" w:hAnsiTheme="majorHAnsi" w:cstheme="majorHAnsi"/>
          <w:color w:val="000000" w:themeColor="text1"/>
        </w:rPr>
        <w:t>có thể truyền qua kênh tần số vô tuyến.</w:t>
      </w:r>
      <w:r w:rsidR="00443F20" w:rsidRPr="00443F20">
        <w:rPr>
          <w:rFonts w:asciiTheme="majorHAnsi" w:hAnsiTheme="majorHAnsi" w:cstheme="majorHAnsi"/>
          <w:color w:val="000000" w:themeColor="text1"/>
        </w:rPr>
        <w:t>.</w:t>
      </w:r>
    </w:p>
    <w:p w14:paraId="695687F5" w14:textId="77777777" w:rsidR="00C3692B" w:rsidRDefault="00C3692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Resource Element Mapping: </w:t>
      </w:r>
      <w:bookmarkStart w:id="11" w:name="Information_Element_Multiplexing"/>
      <w:r w:rsidRPr="00C3692B">
        <w:rPr>
          <w:rFonts w:asciiTheme="majorHAnsi" w:hAnsiTheme="majorHAnsi" w:cstheme="majorHAnsi"/>
          <w:color w:val="000000" w:themeColor="text1"/>
        </w:rPr>
        <w:t xml:space="preserve">Cuối cùng, các ký </w:t>
      </w:r>
      <w:r>
        <w:rPr>
          <w:rFonts w:asciiTheme="majorHAnsi" w:hAnsiTheme="majorHAnsi" w:cstheme="majorHAnsi"/>
          <w:color w:val="000000" w:themeColor="text1"/>
        </w:rPr>
        <w:t xml:space="preserve">tự </w:t>
      </w:r>
      <w:r w:rsidRPr="00C3692B">
        <w:rPr>
          <w:rFonts w:asciiTheme="majorHAnsi" w:hAnsiTheme="majorHAnsi" w:cstheme="majorHAnsi"/>
          <w:color w:val="000000" w:themeColor="text1"/>
        </w:rPr>
        <w:t xml:space="preserve">đã điều chế được ánh xạ lên các phần tử tài nguyên cụ thể trong lưới tần số-thời gian của tín hiệu sóng mang. Bước này định vị thông tin điều khiển một cách chính xác để truyền trong khung tín hiệu rộng hơn. </w:t>
      </w:r>
    </w:p>
    <w:p w14:paraId="2C84A174" w14:textId="77777777" w:rsidR="00C3692B" w:rsidRDefault="00C3692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5769BC2A" w14:textId="77777777" w:rsidR="00F274CE"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b/>
          <w:bCs/>
          <w:color w:val="000000" w:themeColor="text1"/>
        </w:rPr>
      </w:pPr>
      <w:r w:rsidRPr="00C3692B">
        <w:rPr>
          <w:rFonts w:asciiTheme="majorHAnsi" w:hAnsiTheme="majorHAnsi" w:cstheme="majorHAnsi"/>
          <w:b/>
          <w:bCs/>
          <w:color w:val="000000" w:themeColor="text1"/>
        </w:rPr>
        <w:t>(1) Information Element Multiplexing</w:t>
      </w:r>
      <w:bookmarkEnd w:id="11"/>
    </w:p>
    <w:p w14:paraId="42FCFE99" w14:textId="3925DF3A" w:rsidR="00F274CE" w:rsidRDefault="00F274CE"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274CE">
        <w:rPr>
          <w:rFonts w:asciiTheme="majorHAnsi" w:hAnsiTheme="majorHAnsi" w:cstheme="majorHAnsi"/>
          <w:color w:val="000000" w:themeColor="text1"/>
        </w:rPr>
        <w:t xml:space="preserve">Đây là một quá trình tạo ra một chuỗi bit DCI mang nhiều thông tin điều khiển và lập lịch khác nhau. </w:t>
      </w:r>
    </w:p>
    <w:p w14:paraId="4189765B" w14:textId="77777777" w:rsidR="00153625" w:rsidRDefault="00153625"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bCs/>
          <w:color w:val="000000" w:themeColor="text1"/>
        </w:rPr>
        <w:t xml:space="preserve">+ </w:t>
      </w:r>
      <w:r w:rsidRPr="00153625">
        <w:rPr>
          <w:rFonts w:asciiTheme="majorHAnsi" w:hAnsiTheme="majorHAnsi" w:cstheme="majorHAnsi"/>
          <w:color w:val="000000" w:themeColor="text1"/>
        </w:rPr>
        <w:t xml:space="preserve">DCI </w:t>
      </w:r>
      <w:r>
        <w:rPr>
          <w:rFonts w:asciiTheme="majorHAnsi" w:hAnsiTheme="majorHAnsi" w:cstheme="majorHAnsi"/>
          <w:color w:val="000000" w:themeColor="text1"/>
        </w:rPr>
        <w:t>(</w:t>
      </w:r>
      <w:r w:rsidRPr="00153625">
        <w:rPr>
          <w:rFonts w:asciiTheme="majorHAnsi" w:hAnsiTheme="majorHAnsi" w:cstheme="majorHAnsi"/>
          <w:color w:val="000000" w:themeColor="text1"/>
        </w:rPr>
        <w:t>Downlink Control I</w:t>
      </w:r>
      <w:r>
        <w:rPr>
          <w:rFonts w:asciiTheme="majorHAnsi" w:hAnsiTheme="majorHAnsi" w:cstheme="majorHAnsi"/>
          <w:color w:val="000000" w:themeColor="text1"/>
        </w:rPr>
        <w:t>nformation)</w:t>
      </w:r>
      <w:r w:rsidRPr="00153625">
        <w:rPr>
          <w:rFonts w:asciiTheme="majorHAnsi" w:hAnsiTheme="majorHAnsi" w:cstheme="majorHAnsi"/>
          <w:color w:val="000000" w:themeColor="text1"/>
        </w:rPr>
        <w:t xml:space="preserve"> có một số chức năng chính như sau: </w:t>
      </w:r>
    </w:p>
    <w:p w14:paraId="67A1029F" w14:textId="77777777" w:rsidR="00110B0E" w:rsidRDefault="00153625" w:rsidP="004605B6">
      <w:pPr>
        <w:pStyle w:val="NormalWeb"/>
        <w:numPr>
          <w:ilvl w:val="0"/>
          <w:numId w:val="39"/>
        </w:numPr>
        <w:shd w:val="clear" w:color="auto" w:fill="FFFFFF"/>
        <w:spacing w:before="0" w:beforeAutospacing="0" w:after="0" w:afterAutospacing="0" w:line="276" w:lineRule="auto"/>
        <w:jc w:val="both"/>
        <w:rPr>
          <w:rFonts w:asciiTheme="majorHAnsi" w:hAnsiTheme="majorHAnsi" w:cstheme="majorHAnsi"/>
          <w:color w:val="000000" w:themeColor="text1"/>
        </w:rPr>
      </w:pPr>
      <w:r w:rsidRPr="00153625">
        <w:rPr>
          <w:rFonts w:asciiTheme="majorHAnsi" w:hAnsiTheme="majorHAnsi" w:cstheme="majorHAnsi"/>
          <w:color w:val="000000" w:themeColor="text1"/>
        </w:rPr>
        <w:t xml:space="preserve">Mang thông tin lịch </w:t>
      </w:r>
      <w:r w:rsidR="00110B0E">
        <w:rPr>
          <w:rFonts w:asciiTheme="majorHAnsi" w:hAnsiTheme="majorHAnsi" w:cstheme="majorHAnsi"/>
          <w:color w:val="000000" w:themeColor="text1"/>
        </w:rPr>
        <w:t xml:space="preserve">lịch </w:t>
      </w:r>
      <w:r w:rsidRPr="00153625">
        <w:rPr>
          <w:rFonts w:asciiTheme="majorHAnsi" w:hAnsiTheme="majorHAnsi" w:cstheme="majorHAnsi"/>
          <w:color w:val="000000" w:themeColor="text1"/>
        </w:rPr>
        <w:t>(phân bổ tài nguyên vật lý) cho PDSCH</w:t>
      </w:r>
    </w:p>
    <w:p w14:paraId="36E4A4DD" w14:textId="77777777" w:rsidR="00110B0E" w:rsidRDefault="00153625" w:rsidP="004605B6">
      <w:pPr>
        <w:pStyle w:val="NormalWeb"/>
        <w:numPr>
          <w:ilvl w:val="0"/>
          <w:numId w:val="39"/>
        </w:numPr>
        <w:shd w:val="clear" w:color="auto" w:fill="FFFFFF"/>
        <w:spacing w:before="0" w:beforeAutospacing="0" w:after="0" w:afterAutospacing="0" w:line="276" w:lineRule="auto"/>
        <w:jc w:val="both"/>
        <w:rPr>
          <w:rFonts w:asciiTheme="majorHAnsi" w:hAnsiTheme="majorHAnsi" w:cstheme="majorHAnsi"/>
          <w:color w:val="000000" w:themeColor="text1"/>
        </w:rPr>
      </w:pPr>
      <w:r w:rsidRPr="00153625">
        <w:rPr>
          <w:rFonts w:asciiTheme="majorHAnsi" w:hAnsiTheme="majorHAnsi" w:cstheme="majorHAnsi"/>
          <w:color w:val="000000" w:themeColor="text1"/>
        </w:rPr>
        <w:t xml:space="preserve">Mang thông tin lịch </w:t>
      </w:r>
      <w:r w:rsidR="00110B0E">
        <w:rPr>
          <w:rFonts w:asciiTheme="majorHAnsi" w:hAnsiTheme="majorHAnsi" w:cstheme="majorHAnsi"/>
          <w:color w:val="000000" w:themeColor="text1"/>
        </w:rPr>
        <w:t xml:space="preserve">lịch </w:t>
      </w:r>
      <w:r w:rsidRPr="00153625">
        <w:rPr>
          <w:rFonts w:asciiTheme="majorHAnsi" w:hAnsiTheme="majorHAnsi" w:cstheme="majorHAnsi"/>
          <w:color w:val="000000" w:themeColor="text1"/>
        </w:rPr>
        <w:t xml:space="preserve">(phân bổ tài nguyên vật lý) cho PUSCH </w:t>
      </w:r>
    </w:p>
    <w:p w14:paraId="0EC62977" w14:textId="77777777" w:rsidR="00110B0E" w:rsidRDefault="00153625" w:rsidP="004605B6">
      <w:pPr>
        <w:pStyle w:val="NormalWeb"/>
        <w:numPr>
          <w:ilvl w:val="0"/>
          <w:numId w:val="39"/>
        </w:numPr>
        <w:shd w:val="clear" w:color="auto" w:fill="FFFFFF"/>
        <w:spacing w:before="0" w:beforeAutospacing="0" w:after="0" w:afterAutospacing="0" w:line="276" w:lineRule="auto"/>
        <w:jc w:val="both"/>
        <w:rPr>
          <w:rFonts w:asciiTheme="majorHAnsi" w:hAnsiTheme="majorHAnsi" w:cstheme="majorHAnsi"/>
          <w:color w:val="000000" w:themeColor="text1"/>
        </w:rPr>
      </w:pPr>
      <w:r w:rsidRPr="00153625">
        <w:rPr>
          <w:rFonts w:asciiTheme="majorHAnsi" w:hAnsiTheme="majorHAnsi" w:cstheme="majorHAnsi"/>
          <w:color w:val="000000" w:themeColor="text1"/>
        </w:rPr>
        <w:t xml:space="preserve">Mang thông tin điều chỉnh Uplink Power (PUSCH, PUCCH power) để điều khiển công suất </w:t>
      </w:r>
    </w:p>
    <w:p w14:paraId="6DBCBE27" w14:textId="77777777" w:rsidR="00AC36BC" w:rsidRDefault="00110B0E"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 </w:t>
      </w:r>
      <w:r w:rsidR="00153625" w:rsidRPr="00153625">
        <w:rPr>
          <w:rFonts w:asciiTheme="majorHAnsi" w:hAnsiTheme="majorHAnsi" w:cstheme="majorHAnsi"/>
          <w:color w:val="000000" w:themeColor="text1"/>
        </w:rPr>
        <w:t xml:space="preserve">Mục đích chính của </w:t>
      </w:r>
      <w:r w:rsidR="00AC36BC">
        <w:rPr>
          <w:rFonts w:asciiTheme="majorHAnsi" w:hAnsiTheme="majorHAnsi" w:cstheme="majorHAnsi"/>
          <w:color w:val="000000" w:themeColor="text1"/>
        </w:rPr>
        <w:t>DCI:</w:t>
      </w:r>
      <w:r w:rsidR="00153625" w:rsidRPr="00153625">
        <w:rPr>
          <w:rFonts w:asciiTheme="majorHAnsi" w:hAnsiTheme="majorHAnsi" w:cstheme="majorHAnsi"/>
          <w:color w:val="000000" w:themeColor="text1"/>
        </w:rPr>
        <w:t xml:space="preserve"> một tập hợp thông tin đặc biệt lập lịch cho kênh dữ liệu đường xuống (ví dụ: PDSCH) hoặc kênh dữ liệu đường lên (ví dụ: PUSCH). </w:t>
      </w:r>
    </w:p>
    <w:p w14:paraId="5D8085E2" w14:textId="35E01189" w:rsidR="00153625" w:rsidRDefault="00AC36BC"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153625" w:rsidRPr="00153625">
        <w:rPr>
          <w:rFonts w:asciiTheme="majorHAnsi" w:hAnsiTheme="majorHAnsi" w:cstheme="majorHAnsi"/>
          <w:color w:val="000000" w:themeColor="text1"/>
        </w:rPr>
        <w:t xml:space="preserve">Sau đây là danh sách các loại DCI và nội dung của nó được xác định trong 38.212 - 7.3 </w:t>
      </w:r>
      <w:r>
        <w:rPr>
          <w:rFonts w:asciiTheme="majorHAnsi" w:hAnsiTheme="majorHAnsi" w:cstheme="majorHAnsi"/>
          <w:color w:val="000000" w:themeColor="text1"/>
        </w:rPr>
        <w:t>DCI</w:t>
      </w:r>
    </w:p>
    <w:p w14:paraId="28200657" w14:textId="2DE2F18E" w:rsidR="00AC36BC" w:rsidRDefault="006C53E7" w:rsidP="004605B6">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6C53E7">
        <w:rPr>
          <w:rFonts w:asciiTheme="majorHAnsi" w:hAnsiTheme="majorHAnsi" w:cstheme="majorHAnsi"/>
          <w:noProof/>
          <w:color w:val="000000" w:themeColor="text1"/>
          <w:lang w:val="en-US" w:eastAsia="en-US"/>
        </w:rPr>
        <w:drawing>
          <wp:inline distT="0" distB="0" distL="0" distR="0" wp14:anchorId="1FBBAB1F" wp14:editId="2AABD8B1">
            <wp:extent cx="4290164" cy="3701961"/>
            <wp:effectExtent l="0" t="0" r="0" b="0"/>
            <wp:docPr id="1596186311"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6311" name="Hình ảnh 1" descr="Ảnh có chứa văn bản, ảnh chụp màn hình, số, Phông chữ&#10;&#10;Mô tả được tạo tự động"/>
                    <pic:cNvPicPr/>
                  </pic:nvPicPr>
                  <pic:blipFill>
                    <a:blip r:embed="rId25"/>
                    <a:stretch>
                      <a:fillRect/>
                    </a:stretch>
                  </pic:blipFill>
                  <pic:spPr>
                    <a:xfrm>
                      <a:off x="0" y="0"/>
                      <a:ext cx="4326147" cy="3733011"/>
                    </a:xfrm>
                    <a:prstGeom prst="rect">
                      <a:avLst/>
                    </a:prstGeom>
                  </pic:spPr>
                </pic:pic>
              </a:graphicData>
            </a:graphic>
          </wp:inline>
        </w:drawing>
      </w:r>
    </w:p>
    <w:p w14:paraId="7588AD10" w14:textId="1E2D9AAB" w:rsidR="001401C8" w:rsidRPr="00153625" w:rsidRDefault="001401C8" w:rsidP="004605B6">
      <w:pPr>
        <w:pStyle w:val="NormalWeb"/>
        <w:shd w:val="clear" w:color="auto" w:fill="FFFFFF"/>
        <w:spacing w:before="0" w:beforeAutospacing="0" w:after="0" w:afterAutospacing="0" w:line="276" w:lineRule="auto"/>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401C8">
        <w:rPr>
          <w:rFonts w:asciiTheme="majorHAnsi" w:hAnsiTheme="majorHAnsi" w:cstheme="majorHAnsi"/>
          <w:color w:val="000000" w:themeColor="text1"/>
        </w:rPr>
        <w:t xml:space="preserve">Khi dữ liệu DCI được xây dựng, nó sẽ chuyển sang quy trình mã hóa kênh và truyền qua PDCCH. </w:t>
      </w:r>
    </w:p>
    <w:p w14:paraId="3D00EF83" w14:textId="2C13663E" w:rsidR="00443F20" w:rsidRDefault="00E54A64"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F274CE" w:rsidRPr="00F274CE">
        <w:rPr>
          <w:rFonts w:asciiTheme="majorHAnsi" w:hAnsiTheme="majorHAnsi" w:cstheme="majorHAnsi"/>
          <w:color w:val="000000" w:themeColor="text1"/>
        </w:rPr>
        <w:t xml:space="preserve">Nếu kích thước của DCI nhỏ hơn 12 bit, nó sẽ được đệm bằng 0 cho đến khi trở thành 12 bit </w:t>
      </w:r>
    </w:p>
    <w:p w14:paraId="3F805411" w14:textId="77777777" w:rsidR="00E54A64" w:rsidRPr="00443F20" w:rsidRDefault="00E54A64"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67F13D31"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(2) CRC Attachment</w:t>
      </w:r>
    </w:p>
    <w:p w14:paraId="3943A51D" w14:textId="3C0D0AEF" w:rsidR="00443F20" w:rsidRPr="00443F20" w:rsidRDefault="00161623"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61623">
        <w:rPr>
          <w:rFonts w:asciiTheme="majorHAnsi" w:hAnsiTheme="majorHAnsi" w:cstheme="majorHAnsi"/>
          <w:color w:val="000000" w:themeColor="text1"/>
        </w:rPr>
        <w:t xml:space="preserve">&lt; </w:t>
      </w:r>
      <w:r w:rsidRPr="00E87B3B">
        <w:rPr>
          <w:rFonts w:asciiTheme="majorHAnsi" w:hAnsiTheme="majorHAnsi" w:cstheme="majorHAnsi"/>
          <w:i/>
          <w:iCs/>
          <w:color w:val="000000" w:themeColor="text1"/>
        </w:rPr>
        <w:t>CRC Attach</w:t>
      </w:r>
      <w:r w:rsidRPr="00161623">
        <w:rPr>
          <w:rFonts w:asciiTheme="majorHAnsi" w:hAnsiTheme="majorHAnsi" w:cstheme="majorHAnsi"/>
          <w:color w:val="000000" w:themeColor="text1"/>
        </w:rPr>
        <w:t xml:space="preserve"> &gt;</w:t>
      </w:r>
      <w:r>
        <w:rPr>
          <w:rFonts w:asciiTheme="majorHAnsi" w:hAnsiTheme="majorHAnsi" w:cstheme="majorHAnsi"/>
          <w:color w:val="000000" w:themeColor="text1"/>
        </w:rPr>
        <w:t xml:space="preserve">: </w:t>
      </w:r>
      <w:r w:rsidRPr="00161623">
        <w:rPr>
          <w:rFonts w:asciiTheme="majorHAnsi" w:hAnsiTheme="majorHAnsi" w:cstheme="majorHAnsi"/>
          <w:color w:val="000000" w:themeColor="text1"/>
        </w:rPr>
        <w:t>CRC 24 bit được gắn vào dữ liệu DCI</w:t>
      </w:r>
      <w:r w:rsidR="00443F20" w:rsidRPr="00443F20">
        <w:rPr>
          <w:rFonts w:asciiTheme="majorHAnsi" w:hAnsiTheme="majorHAnsi" w:cstheme="majorHAnsi"/>
          <w:color w:val="000000" w:themeColor="text1"/>
        </w:rPr>
        <w:t>.</w:t>
      </w:r>
    </w:p>
    <w:p w14:paraId="732219A1" w14:textId="698D8BEA" w:rsidR="00443F20" w:rsidRPr="00443F20" w:rsidRDefault="00443F20" w:rsidP="004605B6">
      <w:pPr>
        <w:pStyle w:val="NormalWeb"/>
        <w:shd w:val="clear" w:color="auto" w:fill="FFFFFF"/>
        <w:spacing w:before="0" w:beforeAutospacing="0" w:after="0" w:afterAutospacing="0" w:line="276" w:lineRule="auto"/>
        <w:ind w:left="720"/>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356E1F62" wp14:editId="081F745E">
            <wp:extent cx="3577781" cy="3231715"/>
            <wp:effectExtent l="0" t="0" r="0" b="0"/>
            <wp:docPr id="1492751453" name="Hình ảnh 18"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1453" name="Hình ảnh 18" descr="Ảnh có chứa văn bản, ảnh chụp màn hình, biểu đồ, Phông chữ&#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4157" cy="3246507"/>
                    </a:xfrm>
                    <a:prstGeom prst="rect">
                      <a:avLst/>
                    </a:prstGeom>
                    <a:noFill/>
                    <a:ln>
                      <a:noFill/>
                    </a:ln>
                  </pic:spPr>
                </pic:pic>
              </a:graphicData>
            </a:graphic>
          </wp:inline>
        </w:drawing>
      </w:r>
    </w:p>
    <w:p w14:paraId="7E3E3C5B" w14:textId="77777777" w:rsidR="00443F20" w:rsidRPr="00443F20"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51E94B6D" w14:textId="77777777" w:rsidR="001C2B71" w:rsidRDefault="00561A1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561A1B">
        <w:rPr>
          <w:rFonts w:asciiTheme="majorHAnsi" w:hAnsiTheme="majorHAnsi" w:cstheme="majorHAnsi"/>
          <w:color w:val="000000" w:themeColor="text1"/>
        </w:rPr>
        <w:t>Ban đầu, dữ liệu DCI được trình bày dưới dạng chuỗi các bit a</w:t>
      </w:r>
      <w:r w:rsidRPr="005B75BC">
        <w:rPr>
          <w:rFonts w:asciiTheme="majorHAnsi" w:hAnsiTheme="majorHAnsi" w:cstheme="majorHAnsi"/>
          <w:color w:val="000000" w:themeColor="text1"/>
          <w:vertAlign w:val="subscript"/>
        </w:rPr>
        <w:t>0</w:t>
      </w:r>
      <w:r w:rsidRPr="00561A1B">
        <w:rPr>
          <w:rFonts w:asciiTheme="majorHAnsi" w:hAnsiTheme="majorHAnsi" w:cstheme="majorHAnsi"/>
          <w:color w:val="000000" w:themeColor="text1"/>
        </w:rPr>
        <w:t>, a</w:t>
      </w:r>
      <w:r w:rsidRPr="005B75BC">
        <w:rPr>
          <w:rFonts w:asciiTheme="majorHAnsi" w:hAnsiTheme="majorHAnsi" w:cstheme="majorHAnsi"/>
          <w:color w:val="000000" w:themeColor="text1"/>
          <w:vertAlign w:val="subscript"/>
        </w:rPr>
        <w:t>1</w:t>
      </w:r>
      <w:r w:rsidRPr="00561A1B">
        <w:rPr>
          <w:rFonts w:asciiTheme="majorHAnsi" w:hAnsiTheme="majorHAnsi" w:cstheme="majorHAnsi"/>
          <w:color w:val="000000" w:themeColor="text1"/>
        </w:rPr>
        <w:t>, a</w:t>
      </w:r>
      <w:r w:rsidRPr="005B75BC">
        <w:rPr>
          <w:rFonts w:asciiTheme="majorHAnsi" w:hAnsiTheme="majorHAnsi" w:cstheme="majorHAnsi"/>
          <w:color w:val="000000" w:themeColor="text1"/>
          <w:vertAlign w:val="subscript"/>
        </w:rPr>
        <w:t>2</w:t>
      </w:r>
      <w:r w:rsidRPr="00561A1B">
        <w:rPr>
          <w:rFonts w:asciiTheme="majorHAnsi" w:hAnsiTheme="majorHAnsi" w:cstheme="majorHAnsi"/>
          <w:color w:val="000000" w:themeColor="text1"/>
        </w:rPr>
        <w:t>, ..., a</w:t>
      </w:r>
      <w:r w:rsidRPr="005B75BC">
        <w:rPr>
          <w:rFonts w:asciiTheme="majorHAnsi" w:hAnsiTheme="majorHAnsi" w:cstheme="majorHAnsi"/>
          <w:color w:val="000000" w:themeColor="text1"/>
          <w:vertAlign w:val="subscript"/>
        </w:rPr>
        <w:t>A-1</w:t>
      </w:r>
      <w:r w:rsidRPr="00561A1B">
        <w:rPr>
          <w:rFonts w:asciiTheme="majorHAnsi" w:hAnsiTheme="majorHAnsi" w:cstheme="majorHAnsi"/>
          <w:color w:val="000000" w:themeColor="text1"/>
        </w:rPr>
        <w:t>. CRC 24 bit được thêm vào dữ liệu DCI này.</w:t>
      </w:r>
    </w:p>
    <w:p w14:paraId="47ED5227" w14:textId="77777777" w:rsidR="009858FB" w:rsidRDefault="005B75BC"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Để chuẩn bị cho việc đính kèm CRC, một chuỗi được mở rộng bằng cách đặt tất cả các bit theo sau dữ liệu DCI thành '1' với độ dài L là 24, dẫn đến chuỗi mở rộng </w:t>
      </w:r>
      <w:r w:rsidR="00200B50">
        <w:rPr>
          <w:rFonts w:asciiTheme="majorHAnsi" w:hAnsiTheme="majorHAnsi" w:cstheme="majorHAnsi"/>
          <w:color w:val="000000" w:themeColor="text1"/>
        </w:rPr>
        <w:t>a’</w:t>
      </w:r>
      <w:r w:rsidRPr="005B75BC">
        <w:rPr>
          <w:rFonts w:asciiTheme="majorHAnsi" w:hAnsiTheme="majorHAnsi" w:cstheme="majorHAnsi"/>
          <w:color w:val="000000" w:themeColor="text1"/>
          <w:vertAlign w:val="subscript"/>
        </w:rPr>
        <w:t>0</w:t>
      </w:r>
      <w:r w:rsidRPr="00561A1B">
        <w:rPr>
          <w:rFonts w:asciiTheme="majorHAnsi" w:hAnsiTheme="majorHAnsi" w:cstheme="majorHAnsi"/>
          <w:color w:val="000000" w:themeColor="text1"/>
        </w:rPr>
        <w:t xml:space="preserve">, </w:t>
      </w:r>
      <w:r w:rsidR="00200B50">
        <w:rPr>
          <w:rFonts w:asciiTheme="majorHAnsi" w:hAnsiTheme="majorHAnsi" w:cstheme="majorHAnsi"/>
          <w:color w:val="000000" w:themeColor="text1"/>
        </w:rPr>
        <w:t>a’</w:t>
      </w:r>
      <w:r w:rsidRPr="005B75BC">
        <w:rPr>
          <w:rFonts w:asciiTheme="majorHAnsi" w:hAnsiTheme="majorHAnsi" w:cstheme="majorHAnsi"/>
          <w:color w:val="000000" w:themeColor="text1"/>
          <w:vertAlign w:val="subscript"/>
        </w:rPr>
        <w:t>1</w:t>
      </w:r>
      <w:r w:rsidRPr="00561A1B">
        <w:rPr>
          <w:rFonts w:asciiTheme="majorHAnsi" w:hAnsiTheme="majorHAnsi" w:cstheme="majorHAnsi"/>
          <w:color w:val="000000" w:themeColor="text1"/>
        </w:rPr>
        <w:t xml:space="preserve">, </w:t>
      </w:r>
      <w:r w:rsidR="00200B50">
        <w:rPr>
          <w:rFonts w:asciiTheme="majorHAnsi" w:hAnsiTheme="majorHAnsi" w:cstheme="majorHAnsi"/>
          <w:color w:val="000000" w:themeColor="text1"/>
        </w:rPr>
        <w:t>a’</w:t>
      </w:r>
      <w:r w:rsidRPr="005B75BC">
        <w:rPr>
          <w:rFonts w:asciiTheme="majorHAnsi" w:hAnsiTheme="majorHAnsi" w:cstheme="majorHAnsi"/>
          <w:color w:val="000000" w:themeColor="text1"/>
          <w:vertAlign w:val="subscript"/>
        </w:rPr>
        <w:t>2</w:t>
      </w:r>
      <w:r w:rsidRPr="00561A1B">
        <w:rPr>
          <w:rFonts w:asciiTheme="majorHAnsi" w:hAnsiTheme="majorHAnsi" w:cstheme="majorHAnsi"/>
          <w:color w:val="000000" w:themeColor="text1"/>
        </w:rPr>
        <w:t xml:space="preserve">, ..., </w:t>
      </w:r>
      <w:r w:rsidR="00200B50">
        <w:rPr>
          <w:rFonts w:asciiTheme="majorHAnsi" w:hAnsiTheme="majorHAnsi" w:cstheme="majorHAnsi"/>
          <w:color w:val="000000" w:themeColor="text1"/>
        </w:rPr>
        <w:t>a’</w:t>
      </w:r>
      <w:r w:rsidR="00200B50">
        <w:rPr>
          <w:rFonts w:asciiTheme="majorHAnsi" w:hAnsiTheme="majorHAnsi" w:cstheme="majorHAnsi"/>
          <w:color w:val="000000" w:themeColor="text1"/>
          <w:vertAlign w:val="subscript"/>
        </w:rPr>
        <w:t>L</w:t>
      </w:r>
      <w:r w:rsidRPr="005B75BC">
        <w:rPr>
          <w:rFonts w:asciiTheme="majorHAnsi" w:hAnsiTheme="majorHAnsi" w:cstheme="majorHAnsi"/>
          <w:color w:val="000000" w:themeColor="text1"/>
          <w:vertAlign w:val="subscript"/>
        </w:rPr>
        <w:t>-</w:t>
      </w:r>
      <w:r w:rsidR="00200B50">
        <w:rPr>
          <w:rFonts w:asciiTheme="majorHAnsi" w:hAnsiTheme="majorHAnsi" w:cstheme="majorHAnsi"/>
          <w:color w:val="000000" w:themeColor="text1"/>
          <w:vertAlign w:val="subscript"/>
        </w:rPr>
        <w:t xml:space="preserve">1, </w:t>
      </w:r>
      <w:r w:rsidR="00200B50">
        <w:rPr>
          <w:rFonts w:asciiTheme="majorHAnsi" w:hAnsiTheme="majorHAnsi" w:cstheme="majorHAnsi"/>
          <w:color w:val="000000" w:themeColor="text1"/>
        </w:rPr>
        <w:t>a’</w:t>
      </w:r>
      <w:r w:rsidR="00200B50">
        <w:rPr>
          <w:rFonts w:asciiTheme="majorHAnsi" w:hAnsiTheme="majorHAnsi" w:cstheme="majorHAnsi"/>
          <w:color w:val="000000" w:themeColor="text1"/>
          <w:vertAlign w:val="subscript"/>
        </w:rPr>
        <w:t>L,…,</w:t>
      </w:r>
      <w:r w:rsidR="00200B50" w:rsidRPr="00200B50">
        <w:rPr>
          <w:rFonts w:asciiTheme="majorHAnsi" w:hAnsiTheme="majorHAnsi" w:cstheme="majorHAnsi"/>
          <w:color w:val="000000" w:themeColor="text1"/>
        </w:rPr>
        <w:t xml:space="preserve"> </w:t>
      </w:r>
      <w:r w:rsidR="00200B50">
        <w:rPr>
          <w:rFonts w:asciiTheme="majorHAnsi" w:hAnsiTheme="majorHAnsi" w:cstheme="majorHAnsi"/>
          <w:color w:val="000000" w:themeColor="text1"/>
        </w:rPr>
        <w:t>a’</w:t>
      </w:r>
      <w:r w:rsidR="00200B50" w:rsidRPr="00200B50">
        <w:rPr>
          <w:rFonts w:asciiTheme="majorHAnsi" w:hAnsiTheme="majorHAnsi" w:cstheme="majorHAnsi"/>
          <w:color w:val="000000" w:themeColor="text1"/>
          <w:vertAlign w:val="subscript"/>
        </w:rPr>
        <w:t>A+</w:t>
      </w:r>
      <w:r w:rsidR="00200B50">
        <w:rPr>
          <w:rFonts w:asciiTheme="majorHAnsi" w:hAnsiTheme="majorHAnsi" w:cstheme="majorHAnsi"/>
          <w:color w:val="000000" w:themeColor="text1"/>
          <w:vertAlign w:val="subscript"/>
        </w:rPr>
        <w:t>L</w:t>
      </w:r>
      <w:r w:rsidR="00200B50" w:rsidRPr="005B75BC">
        <w:rPr>
          <w:rFonts w:asciiTheme="majorHAnsi" w:hAnsiTheme="majorHAnsi" w:cstheme="majorHAnsi"/>
          <w:color w:val="000000" w:themeColor="text1"/>
          <w:vertAlign w:val="subscript"/>
        </w:rPr>
        <w:t>-1</w:t>
      </w:r>
      <w:r w:rsidR="00561A1B" w:rsidRPr="00561A1B">
        <w:rPr>
          <w:rFonts w:asciiTheme="majorHAnsi" w:hAnsiTheme="majorHAnsi" w:cstheme="majorHAnsi"/>
          <w:color w:val="000000" w:themeColor="text1"/>
        </w:rPr>
        <w:t xml:space="preserve"> </w:t>
      </w:r>
      <w:r w:rsidR="00ED7D22">
        <w:rPr>
          <w:rFonts w:asciiTheme="majorHAnsi" w:hAnsiTheme="majorHAnsi" w:cstheme="majorHAnsi"/>
          <w:color w:val="000000" w:themeColor="text1"/>
        </w:rPr>
        <w:lastRenderedPageBreak/>
        <w:t xml:space="preserve">Chuỗi </w:t>
      </w:r>
      <w:r w:rsidR="00561A1B" w:rsidRPr="00561A1B">
        <w:rPr>
          <w:rFonts w:asciiTheme="majorHAnsi" w:hAnsiTheme="majorHAnsi" w:cstheme="majorHAnsi"/>
          <w:color w:val="000000" w:themeColor="text1"/>
        </w:rPr>
        <w:t>này được xử lý bằng cách sử dụng đa thức G</w:t>
      </w:r>
      <w:r w:rsidR="00561A1B" w:rsidRPr="00ED7D22">
        <w:rPr>
          <w:rFonts w:asciiTheme="majorHAnsi" w:hAnsiTheme="majorHAnsi" w:cstheme="majorHAnsi"/>
          <w:color w:val="000000" w:themeColor="text1"/>
          <w:vertAlign w:val="subscript"/>
        </w:rPr>
        <w:t>CRC</w:t>
      </w:r>
      <w:r w:rsidR="00561A1B" w:rsidRPr="00561A1B">
        <w:rPr>
          <w:rFonts w:asciiTheme="majorHAnsi" w:hAnsiTheme="majorHAnsi" w:cstheme="majorHAnsi"/>
          <w:color w:val="000000" w:themeColor="text1"/>
        </w:rPr>
        <w:t>24(D), tạo ra CRC gồm các bit p</w:t>
      </w:r>
      <w:r w:rsidR="00561A1B" w:rsidRPr="00ED7D22">
        <w:rPr>
          <w:rFonts w:asciiTheme="majorHAnsi" w:hAnsiTheme="majorHAnsi" w:cstheme="majorHAnsi"/>
          <w:color w:val="000000" w:themeColor="text1"/>
          <w:vertAlign w:val="subscript"/>
        </w:rPr>
        <w:t>0</w:t>
      </w:r>
      <w:r w:rsidR="00561A1B" w:rsidRPr="00561A1B">
        <w:rPr>
          <w:rFonts w:asciiTheme="majorHAnsi" w:hAnsiTheme="majorHAnsi" w:cstheme="majorHAnsi"/>
          <w:color w:val="000000" w:themeColor="text1"/>
        </w:rPr>
        <w:t>, p</w:t>
      </w:r>
      <w:r w:rsidR="00561A1B" w:rsidRPr="00ED7D22">
        <w:rPr>
          <w:rFonts w:asciiTheme="majorHAnsi" w:hAnsiTheme="majorHAnsi" w:cstheme="majorHAnsi"/>
          <w:color w:val="000000" w:themeColor="text1"/>
          <w:vertAlign w:val="subscript"/>
        </w:rPr>
        <w:t>1</w:t>
      </w:r>
      <w:r w:rsidR="00561A1B" w:rsidRPr="00561A1B">
        <w:rPr>
          <w:rFonts w:asciiTheme="majorHAnsi" w:hAnsiTheme="majorHAnsi" w:cstheme="majorHAnsi"/>
          <w:color w:val="000000" w:themeColor="text1"/>
        </w:rPr>
        <w:t>, p</w:t>
      </w:r>
      <w:r w:rsidR="00561A1B" w:rsidRPr="00ED7D22">
        <w:rPr>
          <w:rFonts w:asciiTheme="majorHAnsi" w:hAnsiTheme="majorHAnsi" w:cstheme="majorHAnsi"/>
          <w:color w:val="000000" w:themeColor="text1"/>
          <w:vertAlign w:val="subscript"/>
        </w:rPr>
        <w:t>2</w:t>
      </w:r>
      <w:r w:rsidR="00561A1B" w:rsidRPr="00561A1B">
        <w:rPr>
          <w:rFonts w:asciiTheme="majorHAnsi" w:hAnsiTheme="majorHAnsi" w:cstheme="majorHAnsi"/>
          <w:color w:val="000000" w:themeColor="text1"/>
        </w:rPr>
        <w:t>, ..., p</w:t>
      </w:r>
      <w:r w:rsidR="00561A1B" w:rsidRPr="00ED7D22">
        <w:rPr>
          <w:rFonts w:asciiTheme="majorHAnsi" w:hAnsiTheme="majorHAnsi" w:cstheme="majorHAnsi"/>
          <w:color w:val="000000" w:themeColor="text1"/>
          <w:vertAlign w:val="subscript"/>
        </w:rPr>
        <w:t>L-1</w:t>
      </w:r>
      <w:r w:rsidR="00561A1B" w:rsidRPr="00561A1B">
        <w:rPr>
          <w:rFonts w:asciiTheme="majorHAnsi" w:hAnsiTheme="majorHAnsi" w:cstheme="majorHAnsi"/>
          <w:color w:val="000000" w:themeColor="text1"/>
        </w:rPr>
        <w:t>.</w:t>
      </w:r>
    </w:p>
    <w:p w14:paraId="5F9B64A6" w14:textId="77777777" w:rsidR="009858FB" w:rsidRDefault="00ED7D22"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Dữ liệu DCI và CRC sau đó được nối với nhau, tạo thành một chuỗi hoàn chỉnh </w:t>
      </w:r>
      <w:r w:rsidR="00D21741" w:rsidRPr="00561A1B">
        <w:rPr>
          <w:rFonts w:asciiTheme="majorHAnsi" w:hAnsiTheme="majorHAnsi" w:cstheme="majorHAnsi"/>
          <w:color w:val="000000" w:themeColor="text1"/>
        </w:rPr>
        <w:t>a</w:t>
      </w:r>
      <w:r w:rsidR="00D21741" w:rsidRPr="005B75BC">
        <w:rPr>
          <w:rFonts w:asciiTheme="majorHAnsi" w:hAnsiTheme="majorHAnsi" w:cstheme="majorHAnsi"/>
          <w:color w:val="000000" w:themeColor="text1"/>
          <w:vertAlign w:val="subscript"/>
        </w:rPr>
        <w:t>0</w:t>
      </w:r>
      <w:r w:rsidR="00D21741" w:rsidRPr="00561A1B">
        <w:rPr>
          <w:rFonts w:asciiTheme="majorHAnsi" w:hAnsiTheme="majorHAnsi" w:cstheme="majorHAnsi"/>
          <w:color w:val="000000" w:themeColor="text1"/>
        </w:rPr>
        <w:t>, a</w:t>
      </w:r>
      <w:r w:rsidR="00D21741" w:rsidRPr="005B75BC">
        <w:rPr>
          <w:rFonts w:asciiTheme="majorHAnsi" w:hAnsiTheme="majorHAnsi" w:cstheme="majorHAnsi"/>
          <w:color w:val="000000" w:themeColor="text1"/>
          <w:vertAlign w:val="subscript"/>
        </w:rPr>
        <w:t>1</w:t>
      </w:r>
      <w:r w:rsidR="00D21741" w:rsidRPr="00561A1B">
        <w:rPr>
          <w:rFonts w:asciiTheme="majorHAnsi" w:hAnsiTheme="majorHAnsi" w:cstheme="majorHAnsi"/>
          <w:color w:val="000000" w:themeColor="text1"/>
        </w:rPr>
        <w:t>, a</w:t>
      </w:r>
      <w:r w:rsidR="00D21741" w:rsidRPr="005B75BC">
        <w:rPr>
          <w:rFonts w:asciiTheme="majorHAnsi" w:hAnsiTheme="majorHAnsi" w:cstheme="majorHAnsi"/>
          <w:color w:val="000000" w:themeColor="text1"/>
          <w:vertAlign w:val="subscript"/>
        </w:rPr>
        <w:t>2</w:t>
      </w:r>
      <w:r w:rsidR="00D21741" w:rsidRPr="00561A1B">
        <w:rPr>
          <w:rFonts w:asciiTheme="majorHAnsi" w:hAnsiTheme="majorHAnsi" w:cstheme="majorHAnsi"/>
          <w:color w:val="000000" w:themeColor="text1"/>
        </w:rPr>
        <w:t>, ..., a</w:t>
      </w:r>
      <w:r w:rsidR="00D21741" w:rsidRPr="005B75BC">
        <w:rPr>
          <w:rFonts w:asciiTheme="majorHAnsi" w:hAnsiTheme="majorHAnsi" w:cstheme="majorHAnsi"/>
          <w:color w:val="000000" w:themeColor="text1"/>
          <w:vertAlign w:val="subscript"/>
        </w:rPr>
        <w:t>A-1</w:t>
      </w:r>
      <w:r w:rsidR="00561A1B" w:rsidRPr="00561A1B">
        <w:rPr>
          <w:rFonts w:asciiTheme="majorHAnsi" w:hAnsiTheme="majorHAnsi" w:cstheme="majorHAnsi"/>
          <w:color w:val="000000" w:themeColor="text1"/>
        </w:rPr>
        <w:t>|</w:t>
      </w:r>
      <w:r w:rsidR="00D21741" w:rsidRPr="00561A1B">
        <w:rPr>
          <w:rFonts w:asciiTheme="majorHAnsi" w:hAnsiTheme="majorHAnsi" w:cstheme="majorHAnsi"/>
          <w:color w:val="000000" w:themeColor="text1"/>
        </w:rPr>
        <w:t>|</w:t>
      </w:r>
      <w:r w:rsidR="00561A1B" w:rsidRPr="00561A1B">
        <w:rPr>
          <w:rFonts w:asciiTheme="majorHAnsi" w:hAnsiTheme="majorHAnsi" w:cstheme="majorHAnsi"/>
          <w:color w:val="000000" w:themeColor="text1"/>
        </w:rPr>
        <w:t xml:space="preserve"> </w:t>
      </w:r>
      <w:r w:rsidR="00D21741" w:rsidRPr="00561A1B">
        <w:rPr>
          <w:rFonts w:asciiTheme="majorHAnsi" w:hAnsiTheme="majorHAnsi" w:cstheme="majorHAnsi"/>
          <w:color w:val="000000" w:themeColor="text1"/>
        </w:rPr>
        <w:t>p</w:t>
      </w:r>
      <w:r w:rsidR="00D21741" w:rsidRPr="00ED7D22">
        <w:rPr>
          <w:rFonts w:asciiTheme="majorHAnsi" w:hAnsiTheme="majorHAnsi" w:cstheme="majorHAnsi"/>
          <w:color w:val="000000" w:themeColor="text1"/>
          <w:vertAlign w:val="subscript"/>
        </w:rPr>
        <w:t>0</w:t>
      </w:r>
      <w:r w:rsidR="00D21741" w:rsidRPr="00561A1B">
        <w:rPr>
          <w:rFonts w:asciiTheme="majorHAnsi" w:hAnsiTheme="majorHAnsi" w:cstheme="majorHAnsi"/>
          <w:color w:val="000000" w:themeColor="text1"/>
        </w:rPr>
        <w:t>, p</w:t>
      </w:r>
      <w:r w:rsidR="00D21741" w:rsidRPr="00ED7D22">
        <w:rPr>
          <w:rFonts w:asciiTheme="majorHAnsi" w:hAnsiTheme="majorHAnsi" w:cstheme="majorHAnsi"/>
          <w:color w:val="000000" w:themeColor="text1"/>
          <w:vertAlign w:val="subscript"/>
        </w:rPr>
        <w:t>1</w:t>
      </w:r>
      <w:r w:rsidR="00D21741" w:rsidRPr="00561A1B">
        <w:rPr>
          <w:rFonts w:asciiTheme="majorHAnsi" w:hAnsiTheme="majorHAnsi" w:cstheme="majorHAnsi"/>
          <w:color w:val="000000" w:themeColor="text1"/>
        </w:rPr>
        <w:t>, p</w:t>
      </w:r>
      <w:r w:rsidR="00D21741" w:rsidRPr="00ED7D22">
        <w:rPr>
          <w:rFonts w:asciiTheme="majorHAnsi" w:hAnsiTheme="majorHAnsi" w:cstheme="majorHAnsi"/>
          <w:color w:val="000000" w:themeColor="text1"/>
          <w:vertAlign w:val="subscript"/>
        </w:rPr>
        <w:t>2</w:t>
      </w:r>
      <w:r w:rsidR="00D21741" w:rsidRPr="00561A1B">
        <w:rPr>
          <w:rFonts w:asciiTheme="majorHAnsi" w:hAnsiTheme="majorHAnsi" w:cstheme="majorHAnsi"/>
          <w:color w:val="000000" w:themeColor="text1"/>
        </w:rPr>
        <w:t>, ..., p</w:t>
      </w:r>
      <w:r w:rsidR="00D21741" w:rsidRPr="00ED7D22">
        <w:rPr>
          <w:rFonts w:asciiTheme="majorHAnsi" w:hAnsiTheme="majorHAnsi" w:cstheme="majorHAnsi"/>
          <w:color w:val="000000" w:themeColor="text1"/>
          <w:vertAlign w:val="subscript"/>
        </w:rPr>
        <w:t>L-1</w:t>
      </w:r>
      <w:r w:rsidR="00561A1B" w:rsidRPr="00561A1B">
        <w:rPr>
          <w:rFonts w:asciiTheme="majorHAnsi" w:hAnsiTheme="majorHAnsi" w:cstheme="majorHAnsi"/>
          <w:color w:val="000000" w:themeColor="text1"/>
        </w:rPr>
        <w:t xml:space="preserve">, được ký hiệu là </w:t>
      </w:r>
      <w:r w:rsidR="00D21741">
        <w:rPr>
          <w:rFonts w:asciiTheme="majorHAnsi" w:hAnsiTheme="majorHAnsi" w:cstheme="majorHAnsi"/>
          <w:color w:val="000000" w:themeColor="text1"/>
        </w:rPr>
        <w:t>b</w:t>
      </w:r>
      <w:r w:rsidR="00D21741" w:rsidRPr="00ED7D22">
        <w:rPr>
          <w:rFonts w:asciiTheme="majorHAnsi" w:hAnsiTheme="majorHAnsi" w:cstheme="majorHAnsi"/>
          <w:color w:val="000000" w:themeColor="text1"/>
          <w:vertAlign w:val="subscript"/>
        </w:rPr>
        <w:t>0</w:t>
      </w:r>
      <w:r w:rsidR="00D21741" w:rsidRPr="00561A1B">
        <w:rPr>
          <w:rFonts w:asciiTheme="majorHAnsi" w:hAnsiTheme="majorHAnsi" w:cstheme="majorHAnsi"/>
          <w:color w:val="000000" w:themeColor="text1"/>
        </w:rPr>
        <w:t xml:space="preserve">, </w:t>
      </w:r>
      <w:r w:rsidR="00D21741">
        <w:rPr>
          <w:rFonts w:asciiTheme="majorHAnsi" w:hAnsiTheme="majorHAnsi" w:cstheme="majorHAnsi"/>
          <w:color w:val="000000" w:themeColor="text1"/>
        </w:rPr>
        <w:t>b</w:t>
      </w:r>
      <w:r w:rsidR="00D21741" w:rsidRPr="00ED7D22">
        <w:rPr>
          <w:rFonts w:asciiTheme="majorHAnsi" w:hAnsiTheme="majorHAnsi" w:cstheme="majorHAnsi"/>
          <w:color w:val="000000" w:themeColor="text1"/>
          <w:vertAlign w:val="subscript"/>
        </w:rPr>
        <w:t>1</w:t>
      </w:r>
      <w:r w:rsidR="00D21741" w:rsidRPr="00561A1B">
        <w:rPr>
          <w:rFonts w:asciiTheme="majorHAnsi" w:hAnsiTheme="majorHAnsi" w:cstheme="majorHAnsi"/>
          <w:color w:val="000000" w:themeColor="text1"/>
        </w:rPr>
        <w:t xml:space="preserve">, </w:t>
      </w:r>
      <w:r w:rsidR="00D21741">
        <w:rPr>
          <w:rFonts w:asciiTheme="majorHAnsi" w:hAnsiTheme="majorHAnsi" w:cstheme="majorHAnsi"/>
          <w:color w:val="000000" w:themeColor="text1"/>
        </w:rPr>
        <w:t>b</w:t>
      </w:r>
      <w:r w:rsidR="00D21741" w:rsidRPr="00ED7D22">
        <w:rPr>
          <w:rFonts w:asciiTheme="majorHAnsi" w:hAnsiTheme="majorHAnsi" w:cstheme="majorHAnsi"/>
          <w:color w:val="000000" w:themeColor="text1"/>
          <w:vertAlign w:val="subscript"/>
        </w:rPr>
        <w:t>2</w:t>
      </w:r>
      <w:r w:rsidR="00D21741" w:rsidRPr="00561A1B">
        <w:rPr>
          <w:rFonts w:asciiTheme="majorHAnsi" w:hAnsiTheme="majorHAnsi" w:cstheme="majorHAnsi"/>
          <w:color w:val="000000" w:themeColor="text1"/>
        </w:rPr>
        <w:t xml:space="preserve">, ..., </w:t>
      </w:r>
      <w:r w:rsidR="00D21741">
        <w:rPr>
          <w:rFonts w:asciiTheme="majorHAnsi" w:hAnsiTheme="majorHAnsi" w:cstheme="majorHAnsi"/>
          <w:color w:val="000000" w:themeColor="text1"/>
        </w:rPr>
        <w:t>b</w:t>
      </w:r>
      <w:r w:rsidR="00D21741" w:rsidRPr="00D21741">
        <w:rPr>
          <w:rFonts w:asciiTheme="majorHAnsi" w:hAnsiTheme="majorHAnsi" w:cstheme="majorHAnsi"/>
          <w:color w:val="000000" w:themeColor="text1"/>
          <w:vertAlign w:val="subscript"/>
        </w:rPr>
        <w:t>B</w:t>
      </w:r>
      <w:r w:rsidR="00D21741" w:rsidRPr="00ED7D22">
        <w:rPr>
          <w:rFonts w:asciiTheme="majorHAnsi" w:hAnsiTheme="majorHAnsi" w:cstheme="majorHAnsi"/>
          <w:color w:val="000000" w:themeColor="text1"/>
          <w:vertAlign w:val="subscript"/>
        </w:rPr>
        <w:t>-1</w:t>
      </w:r>
      <w:r w:rsidR="00561A1B" w:rsidRPr="00561A1B">
        <w:rPr>
          <w:rFonts w:asciiTheme="majorHAnsi" w:hAnsiTheme="majorHAnsi" w:cstheme="majorHAnsi"/>
          <w:color w:val="000000" w:themeColor="text1"/>
        </w:rPr>
        <w:t>. Tổng độ dài của chuỗi sau khi đính kèm CRC là B = A + L.</w:t>
      </w:r>
    </w:p>
    <w:p w14:paraId="5E6384E1" w14:textId="11AAC6DA" w:rsidR="00561A1B" w:rsidRPr="00561A1B" w:rsidRDefault="001C2B7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Quá trình đính kèm CRC này là một bước quan trọng trong việc đảm bảo tính toàn vẹn của thông tin điều khiển vì nó cho phép người nhận phát hiện bất kỳ lỗi nào có thể xảy ra trong quá trình truyền. </w:t>
      </w:r>
    </w:p>
    <w:p w14:paraId="2AEDA68C" w14:textId="632499E9" w:rsidR="00561A1B" w:rsidRPr="00561A1B" w:rsidRDefault="001C2B7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&lt; </w:t>
      </w:r>
      <w:r w:rsidRPr="00E87B3B">
        <w:rPr>
          <w:rFonts w:asciiTheme="majorHAnsi" w:hAnsiTheme="majorHAnsi" w:cstheme="majorHAnsi"/>
          <w:i/>
          <w:iCs/>
          <w:color w:val="000000" w:themeColor="text1"/>
        </w:rPr>
        <w:t>Masking with RNTI</w:t>
      </w:r>
      <w:r w:rsidR="00561A1B" w:rsidRPr="00561A1B">
        <w:rPr>
          <w:rFonts w:asciiTheme="majorHAnsi" w:hAnsiTheme="majorHAnsi" w:cstheme="majorHAnsi"/>
          <w:color w:val="000000" w:themeColor="text1"/>
        </w:rPr>
        <w:t>&gt;</w:t>
      </w:r>
    </w:p>
    <w:p w14:paraId="7A5C63E3" w14:textId="77777777" w:rsidR="001C2B71" w:rsidRDefault="001C2B7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Sau khi đính kèm CRC, 16 bit cuối cùng được </w:t>
      </w:r>
      <w:r>
        <w:rPr>
          <w:rFonts w:asciiTheme="majorHAnsi" w:hAnsiTheme="majorHAnsi" w:cstheme="majorHAnsi"/>
          <w:color w:val="000000" w:themeColor="text1"/>
        </w:rPr>
        <w:t xml:space="preserve">mask </w:t>
      </w:r>
      <w:r w:rsidR="00561A1B" w:rsidRPr="00561A1B">
        <w:rPr>
          <w:rFonts w:asciiTheme="majorHAnsi" w:hAnsiTheme="majorHAnsi" w:cstheme="majorHAnsi"/>
          <w:color w:val="000000" w:themeColor="text1"/>
        </w:rPr>
        <w:t>bằng RNTI cụ thể. Bằng cách sử dụng RNTI này, UE sẽ tìm ra DCI dành cho UE nào và mục đích sử dụng DCI là gì.</w:t>
      </w:r>
    </w:p>
    <w:p w14:paraId="5D6184E7" w14:textId="6C75B2E1" w:rsidR="00443F20" w:rsidRPr="00443F20" w:rsidRDefault="00443F20" w:rsidP="004605B6">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CB6CB17" wp14:editId="66F2968B">
            <wp:extent cx="3530747" cy="1388180"/>
            <wp:effectExtent l="0" t="0" r="0" b="0"/>
            <wp:docPr id="857284658" name="Hình ảnh 17"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84658" name="Hình ảnh 17" descr="Ảnh có chứa văn bản, Phông chữ, ảnh chụp màn hình, biểu đồ&#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5342" cy="1409645"/>
                    </a:xfrm>
                    <a:prstGeom prst="rect">
                      <a:avLst/>
                    </a:prstGeom>
                    <a:noFill/>
                    <a:ln>
                      <a:noFill/>
                    </a:ln>
                  </pic:spPr>
                </pic:pic>
              </a:graphicData>
            </a:graphic>
          </wp:inline>
        </w:drawing>
      </w:r>
    </w:p>
    <w:p w14:paraId="501EE69C" w14:textId="77777777" w:rsidR="009858FB"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r w:rsidR="004E55F2">
        <w:rPr>
          <w:rFonts w:asciiTheme="majorHAnsi" w:hAnsiTheme="majorHAnsi" w:cstheme="majorHAnsi"/>
          <w:color w:val="000000" w:themeColor="text1"/>
        </w:rPr>
        <w:t xml:space="preserve">+ </w:t>
      </w:r>
      <w:r w:rsidR="004E55F2" w:rsidRPr="004E55F2">
        <w:rPr>
          <w:rFonts w:asciiTheme="majorHAnsi" w:hAnsiTheme="majorHAnsi" w:cstheme="majorHAnsi"/>
          <w:color w:val="000000" w:themeColor="text1"/>
        </w:rPr>
        <w:t>Sau khi CRC được thêm vào dữ liệu DCI, tạo thành chuỗi b</w:t>
      </w:r>
      <w:r w:rsidR="004E55F2" w:rsidRPr="004E55F2">
        <w:rPr>
          <w:rFonts w:asciiTheme="majorHAnsi" w:hAnsiTheme="majorHAnsi" w:cstheme="majorHAnsi"/>
          <w:color w:val="000000" w:themeColor="text1"/>
          <w:vertAlign w:val="subscript"/>
        </w:rPr>
        <w:t>0</w:t>
      </w:r>
      <w:r w:rsidR="004E55F2" w:rsidRPr="004E55F2">
        <w:rPr>
          <w:rFonts w:asciiTheme="majorHAnsi" w:hAnsiTheme="majorHAnsi" w:cstheme="majorHAnsi"/>
          <w:color w:val="000000" w:themeColor="text1"/>
        </w:rPr>
        <w:t>, b</w:t>
      </w:r>
      <w:r w:rsidR="004E55F2" w:rsidRPr="004E55F2">
        <w:rPr>
          <w:rFonts w:asciiTheme="majorHAnsi" w:hAnsiTheme="majorHAnsi" w:cstheme="majorHAnsi"/>
          <w:color w:val="000000" w:themeColor="text1"/>
          <w:vertAlign w:val="subscript"/>
        </w:rPr>
        <w:t>1</w:t>
      </w:r>
      <w:r w:rsidR="004E55F2" w:rsidRPr="004E55F2">
        <w:rPr>
          <w:rFonts w:asciiTheme="majorHAnsi" w:hAnsiTheme="majorHAnsi" w:cstheme="majorHAnsi"/>
          <w:color w:val="000000" w:themeColor="text1"/>
        </w:rPr>
        <w:t>, b</w:t>
      </w:r>
      <w:r w:rsidR="004E55F2" w:rsidRPr="004E55F2">
        <w:rPr>
          <w:rFonts w:asciiTheme="majorHAnsi" w:hAnsiTheme="majorHAnsi" w:cstheme="majorHAnsi"/>
          <w:color w:val="000000" w:themeColor="text1"/>
          <w:vertAlign w:val="subscript"/>
        </w:rPr>
        <w:t>2</w:t>
      </w:r>
      <w:r w:rsidR="004E55F2" w:rsidRPr="004E55F2">
        <w:rPr>
          <w:rFonts w:asciiTheme="majorHAnsi" w:hAnsiTheme="majorHAnsi" w:cstheme="majorHAnsi"/>
          <w:color w:val="000000" w:themeColor="text1"/>
        </w:rPr>
        <w:t>, ..., b</w:t>
      </w:r>
      <w:r w:rsidR="004E55F2" w:rsidRPr="004E55F2">
        <w:rPr>
          <w:rFonts w:asciiTheme="majorHAnsi" w:hAnsiTheme="majorHAnsi" w:cstheme="majorHAnsi"/>
          <w:color w:val="000000" w:themeColor="text1"/>
          <w:vertAlign w:val="subscript"/>
        </w:rPr>
        <w:t>A-1</w:t>
      </w:r>
      <w:r w:rsidR="004E55F2" w:rsidRPr="004E55F2">
        <w:rPr>
          <w:rFonts w:asciiTheme="majorHAnsi" w:hAnsiTheme="majorHAnsi" w:cstheme="majorHAnsi"/>
          <w:color w:val="000000" w:themeColor="text1"/>
        </w:rPr>
        <w:t>, b</w:t>
      </w:r>
      <w:r w:rsidR="004E55F2" w:rsidRPr="004E55F2">
        <w:rPr>
          <w:rFonts w:asciiTheme="majorHAnsi" w:hAnsiTheme="majorHAnsi" w:cstheme="majorHAnsi"/>
          <w:color w:val="000000" w:themeColor="text1"/>
          <w:vertAlign w:val="subscript"/>
        </w:rPr>
        <w:t>A</w:t>
      </w:r>
      <w:r w:rsidR="004E55F2" w:rsidRPr="004E55F2">
        <w:rPr>
          <w:rFonts w:asciiTheme="majorHAnsi" w:hAnsiTheme="majorHAnsi" w:cstheme="majorHAnsi"/>
          <w:color w:val="000000" w:themeColor="text1"/>
        </w:rPr>
        <w:t>, ..., b</w:t>
      </w:r>
      <w:r w:rsidR="004E55F2" w:rsidRPr="009D2852">
        <w:rPr>
          <w:rFonts w:asciiTheme="majorHAnsi" w:hAnsiTheme="majorHAnsi" w:cstheme="majorHAnsi"/>
          <w:color w:val="000000" w:themeColor="text1"/>
          <w:vertAlign w:val="subscript"/>
        </w:rPr>
        <w:t>23</w:t>
      </w:r>
      <w:r w:rsidR="004E55F2" w:rsidRPr="004E55F2">
        <w:rPr>
          <w:rFonts w:asciiTheme="majorHAnsi" w:hAnsiTheme="majorHAnsi" w:cstheme="majorHAnsi"/>
          <w:color w:val="000000" w:themeColor="text1"/>
        </w:rPr>
        <w:t xml:space="preserve">, 16 bit cuối cùng được </w:t>
      </w:r>
      <w:r w:rsidR="009D2852">
        <w:rPr>
          <w:rFonts w:asciiTheme="majorHAnsi" w:hAnsiTheme="majorHAnsi" w:cstheme="majorHAnsi"/>
          <w:color w:val="000000" w:themeColor="text1"/>
        </w:rPr>
        <w:t xml:space="preserve">mask </w:t>
      </w:r>
      <w:r w:rsidR="004E55F2" w:rsidRPr="004E55F2">
        <w:rPr>
          <w:rFonts w:asciiTheme="majorHAnsi" w:hAnsiTheme="majorHAnsi" w:cstheme="majorHAnsi"/>
          <w:color w:val="000000" w:themeColor="text1"/>
        </w:rPr>
        <w:t>bằng một RNTI cụ thể (</w:t>
      </w:r>
      <w:r w:rsidR="009D2852" w:rsidRPr="009D2852">
        <w:rPr>
          <w:rFonts w:asciiTheme="majorHAnsi" w:hAnsiTheme="majorHAnsi" w:cstheme="majorHAnsi"/>
          <w:color w:val="000000" w:themeColor="text1"/>
        </w:rPr>
        <w:t>Radio Network Temporary Identifier</w:t>
      </w:r>
      <w:r w:rsidR="004E55F2" w:rsidRPr="004E55F2">
        <w:rPr>
          <w:rFonts w:asciiTheme="majorHAnsi" w:hAnsiTheme="majorHAnsi" w:cstheme="majorHAnsi"/>
          <w:color w:val="000000" w:themeColor="text1"/>
        </w:rPr>
        <w:t>).</w:t>
      </w:r>
    </w:p>
    <w:p w14:paraId="2FC1CA04" w14:textId="272BA327" w:rsidR="004E55F2" w:rsidRPr="004E55F2" w:rsidRDefault="009D2852"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E55F2" w:rsidRPr="004E55F2">
        <w:rPr>
          <w:rFonts w:asciiTheme="majorHAnsi" w:hAnsiTheme="majorHAnsi" w:cstheme="majorHAnsi"/>
          <w:color w:val="000000" w:themeColor="text1"/>
        </w:rPr>
        <w:t xml:space="preserve">Việc </w:t>
      </w:r>
      <w:r>
        <w:rPr>
          <w:rFonts w:asciiTheme="majorHAnsi" w:hAnsiTheme="majorHAnsi" w:cstheme="majorHAnsi"/>
          <w:color w:val="000000" w:themeColor="text1"/>
        </w:rPr>
        <w:t xml:space="preserve">mask </w:t>
      </w:r>
      <w:r w:rsidR="004E55F2" w:rsidRPr="004E55F2">
        <w:rPr>
          <w:rFonts w:asciiTheme="majorHAnsi" w:hAnsiTheme="majorHAnsi" w:cstheme="majorHAnsi"/>
          <w:color w:val="000000" w:themeColor="text1"/>
        </w:rPr>
        <w:t>này được thực hiện bằng cách XOR 16 bit cuối cùng của chuỗi với RNTI 16 bit, ký hiệu là xRNTI. RNTI là mã định danh duy nhất cho phép Thiết bị người dùng (UE) xác định DCI nào dành cho thiết bị đó và hiểu cách sử dụng DCI.</w:t>
      </w:r>
    </w:p>
    <w:p w14:paraId="3E0256E4" w14:textId="206A225C" w:rsidR="00443F20" w:rsidRPr="00443F20" w:rsidRDefault="00A3217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E55F2" w:rsidRPr="004E55F2">
        <w:rPr>
          <w:rFonts w:asciiTheme="majorHAnsi" w:hAnsiTheme="majorHAnsi" w:cstheme="majorHAnsi"/>
          <w:color w:val="000000" w:themeColor="text1"/>
        </w:rPr>
        <w:t>Đầu ra của quá trình này là một chuỗi mới c</w:t>
      </w:r>
      <w:r w:rsidR="004E55F2" w:rsidRPr="00A3217B">
        <w:rPr>
          <w:rFonts w:asciiTheme="majorHAnsi" w:hAnsiTheme="majorHAnsi" w:cstheme="majorHAnsi"/>
          <w:color w:val="000000" w:themeColor="text1"/>
          <w:vertAlign w:val="subscript"/>
        </w:rPr>
        <w:t>0</w:t>
      </w:r>
      <w:r w:rsidR="004E55F2" w:rsidRPr="004E55F2">
        <w:rPr>
          <w:rFonts w:asciiTheme="majorHAnsi" w:hAnsiTheme="majorHAnsi" w:cstheme="majorHAnsi"/>
          <w:color w:val="000000" w:themeColor="text1"/>
        </w:rPr>
        <w:t>, c</w:t>
      </w:r>
      <w:r w:rsidR="004E55F2" w:rsidRPr="00A3217B">
        <w:rPr>
          <w:rFonts w:asciiTheme="majorHAnsi" w:hAnsiTheme="majorHAnsi" w:cstheme="majorHAnsi"/>
          <w:color w:val="000000" w:themeColor="text1"/>
          <w:vertAlign w:val="subscript"/>
        </w:rPr>
        <w:t>1</w:t>
      </w:r>
      <w:r w:rsidR="004E55F2" w:rsidRPr="004E55F2">
        <w:rPr>
          <w:rFonts w:asciiTheme="majorHAnsi" w:hAnsiTheme="majorHAnsi" w:cstheme="majorHAnsi"/>
          <w:color w:val="000000" w:themeColor="text1"/>
        </w:rPr>
        <w:t>, c</w:t>
      </w:r>
      <w:r w:rsidR="004E55F2" w:rsidRPr="00A3217B">
        <w:rPr>
          <w:rFonts w:asciiTheme="majorHAnsi" w:hAnsiTheme="majorHAnsi" w:cstheme="majorHAnsi"/>
          <w:color w:val="000000" w:themeColor="text1"/>
          <w:vertAlign w:val="subscript"/>
        </w:rPr>
        <w:t>2</w:t>
      </w:r>
      <w:r w:rsidR="004E55F2" w:rsidRPr="004E55F2">
        <w:rPr>
          <w:rFonts w:asciiTheme="majorHAnsi" w:hAnsiTheme="majorHAnsi" w:cstheme="majorHAnsi"/>
          <w:color w:val="000000" w:themeColor="text1"/>
        </w:rPr>
        <w:t>, ..., c</w:t>
      </w:r>
      <w:r w:rsidR="004E55F2" w:rsidRPr="00A3217B">
        <w:rPr>
          <w:rFonts w:asciiTheme="majorHAnsi" w:hAnsiTheme="majorHAnsi" w:cstheme="majorHAnsi"/>
          <w:color w:val="000000" w:themeColor="text1"/>
          <w:vertAlign w:val="subscript"/>
        </w:rPr>
        <w:t>A-1</w:t>
      </w:r>
      <w:r w:rsidR="004E55F2" w:rsidRPr="004E55F2">
        <w:rPr>
          <w:rFonts w:asciiTheme="majorHAnsi" w:hAnsiTheme="majorHAnsi" w:cstheme="majorHAnsi"/>
          <w:color w:val="000000" w:themeColor="text1"/>
        </w:rPr>
        <w:t>, c</w:t>
      </w:r>
      <w:r w:rsidR="004E55F2" w:rsidRPr="00A3217B">
        <w:rPr>
          <w:rFonts w:asciiTheme="majorHAnsi" w:hAnsiTheme="majorHAnsi" w:cstheme="majorHAnsi"/>
          <w:color w:val="000000" w:themeColor="text1"/>
          <w:vertAlign w:val="subscript"/>
        </w:rPr>
        <w:t>A</w:t>
      </w:r>
      <w:r w:rsidR="004E55F2" w:rsidRPr="004E55F2">
        <w:rPr>
          <w:rFonts w:asciiTheme="majorHAnsi" w:hAnsiTheme="majorHAnsi" w:cstheme="majorHAnsi"/>
          <w:color w:val="000000" w:themeColor="text1"/>
        </w:rPr>
        <w:t>,...,c</w:t>
      </w:r>
      <w:r w:rsidR="004E55F2" w:rsidRPr="00A3217B">
        <w:rPr>
          <w:rFonts w:asciiTheme="majorHAnsi" w:hAnsiTheme="majorHAnsi" w:cstheme="majorHAnsi"/>
          <w:color w:val="000000" w:themeColor="text1"/>
          <w:vertAlign w:val="subscript"/>
        </w:rPr>
        <w:t>A+7</w:t>
      </w:r>
      <w:r w:rsidR="004E55F2" w:rsidRPr="004E55F2">
        <w:rPr>
          <w:rFonts w:asciiTheme="majorHAnsi" w:hAnsiTheme="majorHAnsi" w:cstheme="majorHAnsi"/>
          <w:color w:val="000000" w:themeColor="text1"/>
        </w:rPr>
        <w:t>,c</w:t>
      </w:r>
      <w:r w:rsidR="004E55F2" w:rsidRPr="00A3217B">
        <w:rPr>
          <w:rFonts w:asciiTheme="majorHAnsi" w:hAnsiTheme="majorHAnsi" w:cstheme="majorHAnsi"/>
          <w:color w:val="000000" w:themeColor="text1"/>
          <w:vertAlign w:val="subscript"/>
        </w:rPr>
        <w:t>A+B</w:t>
      </w:r>
      <w:r w:rsidR="004E55F2" w:rsidRPr="004E55F2">
        <w:rPr>
          <w:rFonts w:asciiTheme="majorHAnsi" w:hAnsiTheme="majorHAnsi" w:cstheme="majorHAnsi"/>
          <w:color w:val="000000" w:themeColor="text1"/>
        </w:rPr>
        <w:t>, ..., c</w:t>
      </w:r>
      <w:r w:rsidR="004E55F2" w:rsidRPr="00560BC7">
        <w:rPr>
          <w:rFonts w:asciiTheme="majorHAnsi" w:hAnsiTheme="majorHAnsi" w:cstheme="majorHAnsi"/>
          <w:color w:val="000000" w:themeColor="text1"/>
          <w:vertAlign w:val="subscript"/>
        </w:rPr>
        <w:t>23</w:t>
      </w:r>
      <w:r w:rsidR="004E55F2" w:rsidRPr="004E55F2">
        <w:rPr>
          <w:rFonts w:asciiTheme="majorHAnsi" w:hAnsiTheme="majorHAnsi" w:cstheme="majorHAnsi"/>
          <w:color w:val="000000" w:themeColor="text1"/>
        </w:rPr>
        <w:t>, trong đó 16 bit cuối cùng đã được sửa đổi bởi RNTI</w:t>
      </w:r>
      <w:r w:rsidR="00560BC7">
        <w:rPr>
          <w:rFonts w:asciiTheme="majorHAnsi" w:hAnsiTheme="majorHAnsi" w:cstheme="majorHAnsi"/>
          <w:color w:val="000000" w:themeColor="text1"/>
        </w:rPr>
        <w:t xml:space="preserve"> masking</w:t>
      </w:r>
      <w:r w:rsidR="004E55F2" w:rsidRPr="004E55F2">
        <w:rPr>
          <w:rFonts w:asciiTheme="majorHAnsi" w:hAnsiTheme="majorHAnsi" w:cstheme="majorHAnsi"/>
          <w:color w:val="000000" w:themeColor="text1"/>
        </w:rPr>
        <w:t>. Bước này rất quan trọng để hướng DCI đến đúng UE và để bảo vệ tính toàn vẹn của thông tin.</w:t>
      </w:r>
      <w:r w:rsidR="00443F20" w:rsidRPr="00443F20">
        <w:rPr>
          <w:rFonts w:asciiTheme="majorHAnsi" w:hAnsiTheme="majorHAnsi" w:cstheme="majorHAnsi"/>
          <w:color w:val="000000" w:themeColor="text1"/>
        </w:rPr>
        <w:t> </w:t>
      </w:r>
    </w:p>
    <w:p w14:paraId="7C028F53" w14:textId="77777777" w:rsidR="00560BC7" w:rsidRDefault="00560BC7"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7ACC5073" w14:textId="26934D20" w:rsidR="00443F20" w:rsidRPr="00443F20" w:rsidRDefault="00560BC7"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&lt; </w:t>
      </w:r>
      <w:r w:rsidR="00443F20" w:rsidRPr="00E87B3B">
        <w:rPr>
          <w:rFonts w:asciiTheme="majorHAnsi" w:hAnsiTheme="majorHAnsi" w:cstheme="majorHAnsi"/>
          <w:i/>
          <w:iCs/>
          <w:color w:val="000000" w:themeColor="text1"/>
        </w:rPr>
        <w:t>Interleaving</w:t>
      </w:r>
      <w:r w:rsidR="00443F20" w:rsidRPr="00443F20">
        <w:rPr>
          <w:rFonts w:asciiTheme="majorHAnsi" w:hAnsiTheme="majorHAnsi" w:cstheme="majorHAnsi"/>
          <w:color w:val="000000" w:themeColor="text1"/>
        </w:rPr>
        <w:t xml:space="preserve"> &gt;</w:t>
      </w:r>
    </w:p>
    <w:p w14:paraId="0B375400" w14:textId="6CE652CB" w:rsidR="00443F20" w:rsidRPr="00A95635" w:rsidRDefault="00560BC7"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w:t>
      </w:r>
      <w:r w:rsidR="00F87212">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Sau khi </w:t>
      </w:r>
      <w:r w:rsidR="00443F20" w:rsidRPr="00443F20">
        <w:rPr>
          <w:rFonts w:asciiTheme="majorHAnsi" w:hAnsiTheme="majorHAnsi" w:cstheme="majorHAnsi"/>
          <w:color w:val="000000" w:themeColor="text1"/>
        </w:rPr>
        <w:t xml:space="preserve">RNTI masking, </w:t>
      </w:r>
      <w:r w:rsidRPr="00560BC7">
        <w:rPr>
          <w:rFonts w:asciiTheme="majorHAnsi" w:hAnsiTheme="majorHAnsi" w:cstheme="majorHAnsi"/>
          <w:color w:val="000000" w:themeColor="text1"/>
        </w:rPr>
        <w:t>dữ liệu được xen kẽ để các bit CRC được phân bổ giữa các bit thông tin. Bộ xen kẽ này hỗ trợ kích thước đầu vào tối đa là 164 bit, nghĩa là DCI không có CRC có thể có kích thước tối đa là 140 bit.</w:t>
      </w:r>
    </w:p>
    <w:p w14:paraId="649E402A" w14:textId="77777777" w:rsidR="00443F20" w:rsidRPr="00443F20"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261085FE"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(3) Channel Coding</w:t>
      </w:r>
    </w:p>
    <w:p w14:paraId="58BDF881" w14:textId="7BCD44A0" w:rsidR="00443F20" w:rsidRPr="00443F20" w:rsidRDefault="00443F20" w:rsidP="004605B6">
      <w:pPr>
        <w:pStyle w:val="NormalWeb"/>
        <w:shd w:val="clear" w:color="auto" w:fill="FFFFFF"/>
        <w:spacing w:before="0" w:beforeAutospacing="0" w:after="0" w:afterAutospacing="0" w:line="276" w:lineRule="auto"/>
        <w:ind w:left="720"/>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6B9A1F0C" wp14:editId="2DE0D750">
            <wp:extent cx="2430049" cy="1024858"/>
            <wp:effectExtent l="0" t="0" r="0" b="0"/>
            <wp:docPr id="33229407" name="Hình ảnh 16"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9407" name="Hình ảnh 16" descr="Ảnh có chứa văn bản, ảnh chụp màn hình, Phông chữ, biểu đồ&#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0241" cy="1029157"/>
                    </a:xfrm>
                    <a:prstGeom prst="rect">
                      <a:avLst/>
                    </a:prstGeom>
                    <a:noFill/>
                    <a:ln>
                      <a:noFill/>
                    </a:ln>
                  </pic:spPr>
                </pic:pic>
              </a:graphicData>
            </a:graphic>
          </wp:inline>
        </w:drawing>
      </w:r>
    </w:p>
    <w:p w14:paraId="033CA4C5" w14:textId="77777777" w:rsidR="008459D9" w:rsidRDefault="00E87B3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8459D9" w:rsidRPr="008459D9">
        <w:rPr>
          <w:rFonts w:asciiTheme="majorHAnsi" w:hAnsiTheme="majorHAnsi" w:cstheme="majorHAnsi"/>
          <w:color w:val="000000" w:themeColor="text1"/>
        </w:rPr>
        <w:t>Ở bước này, chuỗi</w:t>
      </w:r>
      <w:r w:rsidR="00443F20" w:rsidRPr="00443F20">
        <w:rPr>
          <w:rFonts w:asciiTheme="majorHAnsi" w:hAnsiTheme="majorHAnsi" w:cstheme="majorHAnsi"/>
          <w:color w:val="000000" w:themeColor="text1"/>
        </w:rPr>
        <w:t xml:space="preserve"> c</w:t>
      </w:r>
      <w:r w:rsidR="00443F20" w:rsidRPr="00443F20">
        <w:rPr>
          <w:rFonts w:asciiTheme="majorHAnsi" w:hAnsiTheme="majorHAnsi" w:cstheme="majorHAnsi"/>
          <w:color w:val="000000" w:themeColor="text1"/>
          <w:vertAlign w:val="subscript"/>
        </w:rPr>
        <w:t>0</w:t>
      </w:r>
      <w:r w:rsidR="00443F20" w:rsidRPr="00443F20">
        <w:rPr>
          <w:rFonts w:asciiTheme="majorHAnsi" w:hAnsiTheme="majorHAnsi" w:cstheme="majorHAnsi"/>
          <w:color w:val="000000" w:themeColor="text1"/>
        </w:rPr>
        <w:t>, c</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c</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 c</w:t>
      </w:r>
      <w:r w:rsidR="00443F20" w:rsidRPr="00443F20">
        <w:rPr>
          <w:rFonts w:asciiTheme="majorHAnsi" w:hAnsiTheme="majorHAnsi" w:cstheme="majorHAnsi"/>
          <w:color w:val="000000" w:themeColor="text1"/>
          <w:vertAlign w:val="subscript"/>
        </w:rPr>
        <w:t>K-1</w:t>
      </w:r>
      <w:r w:rsidR="00443F20" w:rsidRPr="00443F20">
        <w:rPr>
          <w:rFonts w:asciiTheme="majorHAnsi" w:hAnsiTheme="majorHAnsi" w:cstheme="majorHAnsi"/>
          <w:color w:val="000000" w:themeColor="text1"/>
        </w:rPr>
        <w:t> </w:t>
      </w:r>
      <w:r w:rsidR="008459D9" w:rsidRPr="008459D9">
        <w:rPr>
          <w:rFonts w:asciiTheme="majorHAnsi" w:hAnsiTheme="majorHAnsi" w:cstheme="majorHAnsi"/>
          <w:color w:val="000000" w:themeColor="text1"/>
        </w:rPr>
        <w:t xml:space="preserve">trải qua Mã hóa cực, một phương pháp được biết đến với tính hiệu quả trong khả năng sửa lỗi. </w:t>
      </w:r>
    </w:p>
    <w:p w14:paraId="31D53A19" w14:textId="02D67665" w:rsidR="00443F20" w:rsidRPr="00443F20" w:rsidRDefault="008459D9"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459D9">
        <w:rPr>
          <w:rFonts w:asciiTheme="majorHAnsi" w:hAnsiTheme="majorHAnsi" w:cstheme="majorHAnsi"/>
          <w:color w:val="000000" w:themeColor="text1"/>
        </w:rPr>
        <w:t>Quá trình Mã hóa Cực được đặc trưng bởi một số tham số</w:t>
      </w:r>
      <w:r w:rsidR="00443F20" w:rsidRPr="00443F20">
        <w:rPr>
          <w:rFonts w:asciiTheme="majorHAnsi" w:hAnsiTheme="majorHAnsi" w:cstheme="majorHAnsi"/>
          <w:color w:val="000000" w:themeColor="text1"/>
        </w:rPr>
        <w:t>: n</w:t>
      </w:r>
      <w:r w:rsidR="00443F20" w:rsidRPr="00443F20">
        <w:rPr>
          <w:rFonts w:asciiTheme="majorHAnsi" w:hAnsiTheme="majorHAnsi" w:cstheme="majorHAnsi"/>
          <w:color w:val="000000" w:themeColor="text1"/>
          <w:vertAlign w:val="subscript"/>
        </w:rPr>
        <w:t>max</w:t>
      </w:r>
      <w:r w:rsidR="00443F20" w:rsidRPr="00443F20">
        <w:rPr>
          <w:rFonts w:asciiTheme="majorHAnsi" w:hAnsiTheme="majorHAnsi" w:cstheme="majorHAnsi"/>
          <w:color w:val="000000" w:themeColor="text1"/>
        </w:rPr>
        <w:t> </w:t>
      </w:r>
      <w:r w:rsidRPr="008459D9">
        <w:rPr>
          <w:rFonts w:asciiTheme="majorHAnsi" w:hAnsiTheme="majorHAnsi" w:cstheme="majorHAnsi"/>
          <w:color w:val="000000" w:themeColor="text1"/>
        </w:rPr>
        <w:t>đại diện cho số lượng chỉ số chuỗi đáng tin cậy tối đa và được đặt thành 9</w:t>
      </w:r>
      <w:r w:rsidR="00443F20" w:rsidRPr="00443F20">
        <w:rPr>
          <w:rFonts w:asciiTheme="majorHAnsi" w:hAnsiTheme="majorHAnsi" w:cstheme="majorHAnsi"/>
          <w:color w:val="000000" w:themeColor="text1"/>
        </w:rPr>
        <w:t>; I</w:t>
      </w:r>
      <w:r w:rsidR="00443F20" w:rsidRPr="00443F20">
        <w:rPr>
          <w:rFonts w:asciiTheme="majorHAnsi" w:hAnsiTheme="majorHAnsi" w:cstheme="majorHAnsi"/>
          <w:color w:val="000000" w:themeColor="text1"/>
          <w:vertAlign w:val="subscript"/>
        </w:rPr>
        <w:t>IL</w:t>
      </w:r>
      <w:r w:rsidR="00443F20" w:rsidRPr="00443F20">
        <w:rPr>
          <w:rFonts w:asciiTheme="majorHAnsi" w:hAnsiTheme="majorHAnsi" w:cstheme="majorHAnsi"/>
          <w:color w:val="000000" w:themeColor="text1"/>
        </w:rPr>
        <w:t> </w:t>
      </w:r>
      <w:r w:rsidR="00124723" w:rsidRPr="00124723">
        <w:rPr>
          <w:rFonts w:asciiTheme="majorHAnsi" w:hAnsiTheme="majorHAnsi" w:cstheme="majorHAnsi"/>
          <w:color w:val="000000" w:themeColor="text1"/>
        </w:rPr>
        <w:t xml:space="preserve">biểu thị kích thước danh sách được sử dụng trong giải mã, được cho là </w:t>
      </w:r>
      <w:r w:rsidR="00443F20" w:rsidRPr="00443F20">
        <w:rPr>
          <w:rFonts w:asciiTheme="majorHAnsi" w:hAnsiTheme="majorHAnsi" w:cstheme="majorHAnsi"/>
          <w:color w:val="000000" w:themeColor="text1"/>
        </w:rPr>
        <w:t>1; n</w:t>
      </w:r>
      <w:r w:rsidR="00443F20" w:rsidRPr="00443F20">
        <w:rPr>
          <w:rFonts w:asciiTheme="majorHAnsi" w:hAnsiTheme="majorHAnsi" w:cstheme="majorHAnsi"/>
          <w:color w:val="000000" w:themeColor="text1"/>
          <w:vertAlign w:val="subscript"/>
        </w:rPr>
        <w:t>pc</w:t>
      </w:r>
      <w:r w:rsidR="00443F20" w:rsidRPr="00443F20">
        <w:rPr>
          <w:rFonts w:asciiTheme="majorHAnsi" w:hAnsiTheme="majorHAnsi" w:cstheme="majorHAnsi"/>
          <w:color w:val="000000" w:themeColor="text1"/>
        </w:rPr>
        <w:t> </w:t>
      </w:r>
      <w:r w:rsidR="00124723" w:rsidRPr="00124723">
        <w:rPr>
          <w:rFonts w:asciiTheme="majorHAnsi" w:hAnsiTheme="majorHAnsi" w:cstheme="majorHAnsi"/>
          <w:color w:val="000000" w:themeColor="text1"/>
        </w:rPr>
        <w:t>à số bit kiểm tra tính chẵn lẻ, trong trường hợp này là 0</w:t>
      </w:r>
      <w:r w:rsidR="00443F20" w:rsidRPr="00443F20">
        <w:rPr>
          <w:rFonts w:asciiTheme="majorHAnsi" w:hAnsiTheme="majorHAnsi" w:cstheme="majorHAnsi"/>
          <w:color w:val="000000" w:themeColor="text1"/>
        </w:rPr>
        <w:t xml:space="preserve">; </w:t>
      </w:r>
      <w:r w:rsidR="00124723">
        <w:rPr>
          <w:rFonts w:asciiTheme="majorHAnsi" w:hAnsiTheme="majorHAnsi" w:cstheme="majorHAnsi"/>
          <w:color w:val="000000" w:themeColor="text1"/>
        </w:rPr>
        <w:t xml:space="preserve">và </w:t>
      </w:r>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pc</w:t>
      </w:r>
      <w:r w:rsidR="00443F20" w:rsidRPr="00443F20">
        <w:rPr>
          <w:rFonts w:asciiTheme="majorHAnsi" w:hAnsiTheme="majorHAnsi" w:cstheme="majorHAnsi"/>
          <w:color w:val="000000" w:themeColor="text1"/>
          <w:vertAlign w:val="superscript"/>
        </w:rPr>
        <w:t>wm</w:t>
      </w:r>
      <w:r w:rsidR="00443F20" w:rsidRPr="00443F20">
        <w:rPr>
          <w:rFonts w:asciiTheme="majorHAnsi" w:hAnsiTheme="majorHAnsi" w:cstheme="majorHAnsi"/>
          <w:color w:val="000000" w:themeColor="text1"/>
        </w:rPr>
        <w:t> </w:t>
      </w:r>
      <w:r w:rsidR="00124723" w:rsidRPr="00124723">
        <w:rPr>
          <w:rFonts w:asciiTheme="majorHAnsi" w:hAnsiTheme="majorHAnsi" w:cstheme="majorHAnsi"/>
          <w:color w:val="000000" w:themeColor="text1"/>
        </w:rPr>
        <w:t>là một tham số kiểm tra chẵn lẻ khác, cũng được đặt thành 0</w:t>
      </w:r>
      <w:r w:rsidR="00443F20" w:rsidRPr="00443F20">
        <w:rPr>
          <w:rFonts w:asciiTheme="majorHAnsi" w:hAnsiTheme="majorHAnsi" w:cstheme="majorHAnsi"/>
          <w:color w:val="000000" w:themeColor="text1"/>
        </w:rPr>
        <w:t>.</w:t>
      </w:r>
    </w:p>
    <w:p w14:paraId="5C22A513" w14:textId="17469C7A" w:rsidR="00443F20" w:rsidRPr="00443F20" w:rsidRDefault="00124723"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24723">
        <w:rPr>
          <w:rFonts w:asciiTheme="majorHAnsi" w:hAnsiTheme="majorHAnsi" w:cstheme="majorHAnsi"/>
          <w:color w:val="000000" w:themeColor="text1"/>
        </w:rPr>
        <w:t xml:space="preserve">Sau khi Polar Coding, chuỗi dữ liệu được chuyển đổi thành </w:t>
      </w:r>
      <w:r w:rsidR="00443F20" w:rsidRPr="00443F20">
        <w:rPr>
          <w:rFonts w:asciiTheme="majorHAnsi" w:hAnsiTheme="majorHAnsi" w:cstheme="majorHAnsi"/>
          <w:color w:val="000000" w:themeColor="text1"/>
        </w:rPr>
        <w:t>d</w:t>
      </w:r>
      <w:r w:rsidR="00443F20" w:rsidRPr="00443F20">
        <w:rPr>
          <w:rFonts w:asciiTheme="majorHAnsi" w:hAnsiTheme="majorHAnsi" w:cstheme="majorHAnsi"/>
          <w:color w:val="000000" w:themeColor="text1"/>
          <w:vertAlign w:val="subscript"/>
        </w:rPr>
        <w:t>0</w:t>
      </w:r>
      <w:r w:rsidR="00443F20" w:rsidRPr="00443F20">
        <w:rPr>
          <w:rFonts w:asciiTheme="majorHAnsi" w:hAnsiTheme="majorHAnsi" w:cstheme="majorHAnsi"/>
          <w:color w:val="000000" w:themeColor="text1"/>
        </w:rPr>
        <w:t>, d</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d</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 d</w:t>
      </w:r>
      <w:r w:rsidR="00443F20" w:rsidRPr="00443F20">
        <w:rPr>
          <w:rFonts w:asciiTheme="majorHAnsi" w:hAnsiTheme="majorHAnsi" w:cstheme="majorHAnsi"/>
          <w:color w:val="000000" w:themeColor="text1"/>
          <w:vertAlign w:val="subscript"/>
        </w:rPr>
        <w:t>N-1</w:t>
      </w:r>
      <w:r w:rsidR="00443F20" w:rsidRPr="00443F20">
        <w:rPr>
          <w:rFonts w:asciiTheme="majorHAnsi" w:hAnsiTheme="majorHAnsi" w:cstheme="majorHAnsi"/>
          <w:color w:val="000000" w:themeColor="text1"/>
        </w:rPr>
        <w:t xml:space="preserve">, </w:t>
      </w:r>
      <w:r w:rsidR="009C7EF0" w:rsidRPr="009C7EF0">
        <w:rPr>
          <w:rFonts w:asciiTheme="majorHAnsi" w:hAnsiTheme="majorHAnsi" w:cstheme="majorHAnsi"/>
          <w:color w:val="000000" w:themeColor="text1"/>
        </w:rPr>
        <w:t xml:space="preserve">sẵn sàng cho các bước truyền tiếp theo. </w:t>
      </w:r>
      <w:r w:rsidR="009C7EF0">
        <w:rPr>
          <w:rFonts w:asciiTheme="majorHAnsi" w:hAnsiTheme="majorHAnsi" w:cstheme="majorHAnsi"/>
          <w:color w:val="000000" w:themeColor="text1"/>
        </w:rPr>
        <w:t xml:space="preserve">Chuỗi </w:t>
      </w:r>
      <w:r w:rsidR="009C7EF0" w:rsidRPr="009C7EF0">
        <w:rPr>
          <w:rFonts w:asciiTheme="majorHAnsi" w:hAnsiTheme="majorHAnsi" w:cstheme="majorHAnsi"/>
          <w:color w:val="000000" w:themeColor="text1"/>
        </w:rPr>
        <w:t>mã hóa này có khả năng chống lỗi cao hơn trong quá trình truyền qua kênh liên lạc</w:t>
      </w:r>
      <w:r w:rsidR="00443F20" w:rsidRPr="00443F20">
        <w:rPr>
          <w:rFonts w:asciiTheme="majorHAnsi" w:hAnsiTheme="majorHAnsi" w:cstheme="majorHAnsi"/>
          <w:color w:val="000000" w:themeColor="text1"/>
        </w:rPr>
        <w:t>.</w:t>
      </w:r>
    </w:p>
    <w:p w14:paraId="76B718EE" w14:textId="77777777" w:rsidR="009858FB" w:rsidRDefault="009858FB"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2" w:name="Rate_Matching"/>
    </w:p>
    <w:p w14:paraId="3823BB7F" w14:textId="67710AC5"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(4) Rate Matching</w:t>
      </w:r>
      <w:bookmarkEnd w:id="12"/>
    </w:p>
    <w:p w14:paraId="4DDCB8B3" w14:textId="134F9EEA" w:rsidR="00443F20" w:rsidRPr="00443F20" w:rsidRDefault="009C7EF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 </w:t>
      </w:r>
      <w:r w:rsidRPr="009C7EF0">
        <w:rPr>
          <w:rFonts w:asciiTheme="majorHAnsi" w:hAnsiTheme="majorHAnsi" w:cstheme="majorHAnsi"/>
          <w:color w:val="000000" w:themeColor="text1"/>
        </w:rPr>
        <w:t>Sơ đồ này minh họa bước Rate Matching trong xử lý kênh PDCCH, bước này rất cần thiết để điều chỉnh dữ liệu được mã hóa theo kích thước chính xác để truyền</w:t>
      </w:r>
      <w:r w:rsidR="00443F20" w:rsidRPr="00443F20">
        <w:rPr>
          <w:rFonts w:asciiTheme="majorHAnsi" w:hAnsiTheme="majorHAnsi" w:cstheme="majorHAnsi"/>
          <w:color w:val="000000" w:themeColor="text1"/>
        </w:rPr>
        <w:t>.</w:t>
      </w:r>
    </w:p>
    <w:p w14:paraId="27A68265" w14:textId="3A05EF04" w:rsidR="00443F20" w:rsidRPr="00443F20" w:rsidRDefault="00443F20" w:rsidP="004605B6">
      <w:pPr>
        <w:pStyle w:val="NormalWeb"/>
        <w:shd w:val="clear" w:color="auto" w:fill="FFFFFF"/>
        <w:spacing w:before="0" w:beforeAutospacing="0" w:after="0" w:afterAutospacing="0" w:line="276" w:lineRule="auto"/>
        <w:ind w:left="720"/>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12A60C91" wp14:editId="3FA67E14">
            <wp:extent cx="2755726" cy="1466192"/>
            <wp:effectExtent l="0" t="0" r="0" b="0"/>
            <wp:docPr id="445105616" name="Hình ảnh 15"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05616" name="Hình ảnh 15" descr="Ảnh có chứa văn bản, ảnh chụp màn hình, Phông chữ, thiết kế&#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6636" cy="1482638"/>
                    </a:xfrm>
                    <a:prstGeom prst="rect">
                      <a:avLst/>
                    </a:prstGeom>
                    <a:noFill/>
                    <a:ln>
                      <a:noFill/>
                    </a:ln>
                  </pic:spPr>
                </pic:pic>
              </a:graphicData>
            </a:graphic>
          </wp:inline>
        </w:drawing>
      </w:r>
    </w:p>
    <w:p w14:paraId="39E52E97" w14:textId="04A20F01" w:rsidR="00443F20" w:rsidRPr="00443F20" w:rsidRDefault="009C7EF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A1BDC" w:rsidRPr="005A1BDC">
        <w:rPr>
          <w:rFonts w:asciiTheme="majorHAnsi" w:hAnsiTheme="majorHAnsi" w:cstheme="majorHAnsi"/>
          <w:color w:val="000000" w:themeColor="text1"/>
        </w:rPr>
        <w:t>Bắt đầu với chuỗi dữ liệu được mã hóa</w:t>
      </w:r>
      <w:r w:rsidR="005A1BDC">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d</w:t>
      </w:r>
      <w:r w:rsidR="00443F20" w:rsidRPr="00443F20">
        <w:rPr>
          <w:rFonts w:asciiTheme="majorHAnsi" w:hAnsiTheme="majorHAnsi" w:cstheme="majorHAnsi"/>
          <w:color w:val="000000" w:themeColor="text1"/>
          <w:vertAlign w:val="subscript"/>
        </w:rPr>
        <w:t>0</w:t>
      </w:r>
      <w:r w:rsidR="00443F20" w:rsidRPr="00443F20">
        <w:rPr>
          <w:rFonts w:asciiTheme="majorHAnsi" w:hAnsiTheme="majorHAnsi" w:cstheme="majorHAnsi"/>
          <w:color w:val="000000" w:themeColor="text1"/>
        </w:rPr>
        <w:t>, d</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d</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 d</w:t>
      </w:r>
      <w:r w:rsidR="00443F20" w:rsidRPr="00443F20">
        <w:rPr>
          <w:rFonts w:asciiTheme="majorHAnsi" w:hAnsiTheme="majorHAnsi" w:cstheme="majorHAnsi"/>
          <w:color w:val="000000" w:themeColor="text1"/>
          <w:vertAlign w:val="subscript"/>
        </w:rPr>
        <w:t>N-1</w:t>
      </w:r>
      <w:r w:rsidR="00443F20" w:rsidRPr="00443F20">
        <w:rPr>
          <w:rFonts w:asciiTheme="majorHAnsi" w:hAnsiTheme="majorHAnsi" w:cstheme="majorHAnsi"/>
          <w:color w:val="000000" w:themeColor="text1"/>
        </w:rPr>
        <w:t xml:space="preserve">, </w:t>
      </w:r>
      <w:r w:rsidR="005A1BDC" w:rsidRPr="005A1BDC">
        <w:rPr>
          <w:rFonts w:asciiTheme="majorHAnsi" w:hAnsiTheme="majorHAnsi" w:cstheme="majorHAnsi"/>
          <w:color w:val="000000" w:themeColor="text1"/>
        </w:rPr>
        <w:t>quá trình này bao gồm việc xen kẽ khối con</w:t>
      </w:r>
      <w:r w:rsidR="005A1BDC">
        <w:rPr>
          <w:rFonts w:asciiTheme="majorHAnsi" w:hAnsiTheme="majorHAnsi" w:cstheme="majorHAnsi"/>
          <w:color w:val="000000" w:themeColor="text1"/>
        </w:rPr>
        <w:t xml:space="preserve"> -</w:t>
      </w:r>
      <w:r w:rsidR="005A1BDC" w:rsidRPr="005A1BDC">
        <w:rPr>
          <w:rFonts w:asciiTheme="majorHAnsi" w:hAnsiTheme="majorHAnsi" w:cstheme="majorHAnsi"/>
          <w:color w:val="000000" w:themeColor="text1"/>
        </w:rPr>
        <w:t xml:space="preserve"> </w:t>
      </w:r>
      <w:r w:rsidR="005A1BDC" w:rsidRPr="00443F20">
        <w:rPr>
          <w:rFonts w:asciiTheme="majorHAnsi" w:hAnsiTheme="majorHAnsi" w:cstheme="majorHAnsi"/>
          <w:color w:val="000000" w:themeColor="text1"/>
        </w:rPr>
        <w:t>sub-block interleaving</w:t>
      </w:r>
      <w:r w:rsidR="005A1BDC" w:rsidRPr="005A1BDC">
        <w:rPr>
          <w:rFonts w:asciiTheme="majorHAnsi" w:hAnsiTheme="majorHAnsi" w:cstheme="majorHAnsi"/>
          <w:color w:val="000000" w:themeColor="text1"/>
        </w:rPr>
        <w:t xml:space="preserve"> và lựa chọn bit</w:t>
      </w:r>
      <w:r w:rsidR="005A1BDC">
        <w:rPr>
          <w:rFonts w:asciiTheme="majorHAnsi" w:hAnsiTheme="majorHAnsi" w:cstheme="majorHAnsi"/>
          <w:color w:val="000000" w:themeColor="text1"/>
        </w:rPr>
        <w:t xml:space="preserve"> - </w:t>
      </w:r>
      <w:r w:rsidR="00443F20" w:rsidRPr="00443F20">
        <w:rPr>
          <w:rFonts w:asciiTheme="majorHAnsi" w:hAnsiTheme="majorHAnsi" w:cstheme="majorHAnsi"/>
          <w:color w:val="000000" w:themeColor="text1"/>
        </w:rPr>
        <w:t xml:space="preserve">bit selection. </w:t>
      </w:r>
      <w:r w:rsidR="00816E3C" w:rsidRPr="00816E3C">
        <w:rPr>
          <w:rFonts w:asciiTheme="majorHAnsi" w:hAnsiTheme="majorHAnsi" w:cstheme="majorHAnsi"/>
          <w:color w:val="000000" w:themeColor="text1"/>
        </w:rPr>
        <w:t>Việc xen kẽ các bit được mã hóa được biểu thị, nhưng với</w:t>
      </w:r>
      <w:r w:rsidR="00443F20" w:rsidRPr="00443F20">
        <w:rPr>
          <w:rFonts w:asciiTheme="majorHAnsi" w:hAnsiTheme="majorHAnsi" w:cstheme="majorHAnsi"/>
          <w:color w:val="000000" w:themeColor="text1"/>
        </w:rPr>
        <w:t xml:space="preserve"> I</w:t>
      </w:r>
      <w:r w:rsidR="00443F20" w:rsidRPr="00443F20">
        <w:rPr>
          <w:rFonts w:asciiTheme="majorHAnsi" w:hAnsiTheme="majorHAnsi" w:cstheme="majorHAnsi"/>
          <w:color w:val="000000" w:themeColor="text1"/>
          <w:vertAlign w:val="subscript"/>
        </w:rPr>
        <w:t>BIL</w:t>
      </w:r>
      <w:r w:rsidR="00443F20" w:rsidRPr="00443F20">
        <w:rPr>
          <w:rFonts w:asciiTheme="majorHAnsi" w:hAnsiTheme="majorHAnsi" w:cstheme="majorHAnsi"/>
          <w:color w:val="000000" w:themeColor="text1"/>
        </w:rPr>
        <w:t> </w:t>
      </w:r>
      <w:r w:rsidR="00816E3C" w:rsidRPr="00816E3C">
        <w:rPr>
          <w:rFonts w:asciiTheme="majorHAnsi" w:hAnsiTheme="majorHAnsi" w:cstheme="majorHAnsi"/>
          <w:color w:val="000000" w:themeColor="text1"/>
        </w:rPr>
        <w:t>được đặt thành 0</w:t>
      </w:r>
      <w:r w:rsidR="00816E3C">
        <w:rPr>
          <w:rFonts w:asciiTheme="majorHAnsi" w:hAnsiTheme="majorHAnsi" w:cstheme="majorHAnsi"/>
          <w:color w:val="000000" w:themeColor="text1"/>
        </w:rPr>
        <w:t xml:space="preserve"> (</w:t>
      </w:r>
      <w:r w:rsidR="00816E3C" w:rsidRPr="00816E3C">
        <w:rPr>
          <w:rFonts w:asciiTheme="majorHAnsi" w:hAnsiTheme="majorHAnsi" w:cstheme="majorHAnsi"/>
          <w:color w:val="000000" w:themeColor="text1"/>
        </w:rPr>
        <w:t xml:space="preserve">không có sự xen kẽ nào được áp dụng cho dữ </w:t>
      </w:r>
      <w:r w:rsidR="00816E3C">
        <w:rPr>
          <w:rFonts w:asciiTheme="majorHAnsi" w:hAnsiTheme="majorHAnsi" w:cstheme="majorHAnsi"/>
          <w:color w:val="000000" w:themeColor="text1"/>
        </w:rPr>
        <w:t>liệu)</w:t>
      </w:r>
    </w:p>
    <w:p w14:paraId="28391ECA" w14:textId="59D7CA58" w:rsidR="00443F20" w:rsidRPr="00443F20" w:rsidRDefault="00816E3C"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16E3C">
        <w:rPr>
          <w:rFonts w:asciiTheme="majorHAnsi" w:hAnsiTheme="majorHAnsi" w:cstheme="majorHAnsi"/>
          <w:color w:val="000000" w:themeColor="text1"/>
        </w:rPr>
        <w:t>Sau đó, chuỗi dữ liệu được điều chỉnh để phù hợp với tốc độ truyền dẫn, tạo thành chuỗi mới</w:t>
      </w:r>
      <w:r w:rsidR="00443F20" w:rsidRPr="00443F20">
        <w:rPr>
          <w:rFonts w:asciiTheme="majorHAnsi" w:hAnsiTheme="majorHAnsi" w:cstheme="majorHAnsi"/>
          <w:color w:val="000000" w:themeColor="text1"/>
        </w:rPr>
        <w:t xml:space="preserve"> f</w:t>
      </w:r>
      <w:r w:rsidR="00443F20" w:rsidRPr="00443F20">
        <w:rPr>
          <w:rFonts w:asciiTheme="majorHAnsi" w:hAnsiTheme="majorHAnsi" w:cstheme="majorHAnsi"/>
          <w:color w:val="000000" w:themeColor="text1"/>
          <w:vertAlign w:val="subscript"/>
        </w:rPr>
        <w:t>0</w:t>
      </w:r>
      <w:r w:rsidR="00443F20" w:rsidRPr="00443F20">
        <w:rPr>
          <w:rFonts w:asciiTheme="majorHAnsi" w:hAnsiTheme="majorHAnsi" w:cstheme="majorHAnsi"/>
          <w:color w:val="000000" w:themeColor="text1"/>
        </w:rPr>
        <w:t>, f</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f</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 f</w:t>
      </w:r>
      <w:r w:rsidR="00443F20" w:rsidRPr="00443F20">
        <w:rPr>
          <w:rFonts w:asciiTheme="majorHAnsi" w:hAnsiTheme="majorHAnsi" w:cstheme="majorHAnsi"/>
          <w:color w:val="000000" w:themeColor="text1"/>
          <w:vertAlign w:val="subscript"/>
        </w:rPr>
        <w:t>E-1</w:t>
      </w:r>
      <w:r w:rsidR="00C8045C">
        <w:rPr>
          <w:rFonts w:asciiTheme="majorHAnsi" w:hAnsiTheme="majorHAnsi" w:cstheme="majorHAnsi"/>
          <w:color w:val="000000" w:themeColor="text1"/>
        </w:rPr>
        <w:t xml:space="preserve"> (</w:t>
      </w:r>
      <w:r w:rsidR="00C8045C" w:rsidRPr="00C8045C">
        <w:rPr>
          <w:rFonts w:asciiTheme="majorHAnsi" w:hAnsiTheme="majorHAnsi" w:cstheme="majorHAnsi"/>
          <w:color w:val="000000" w:themeColor="text1"/>
        </w:rPr>
        <w:t xml:space="preserve">E là độ dài chuỗi đầu ra </w:t>
      </w:r>
      <w:r w:rsidR="00C8045C">
        <w:rPr>
          <w:rFonts w:asciiTheme="majorHAnsi" w:hAnsiTheme="majorHAnsi" w:cstheme="majorHAnsi"/>
          <w:color w:val="000000" w:themeColor="text1"/>
        </w:rPr>
        <w:t xml:space="preserve">rate matching) </w:t>
      </w:r>
      <w:r w:rsidR="0040610A">
        <w:rPr>
          <w:rFonts w:asciiTheme="majorHAnsi" w:hAnsiTheme="majorHAnsi" w:cstheme="majorHAnsi"/>
          <w:color w:val="000000" w:themeColor="text1"/>
        </w:rPr>
        <w:t xml:space="preserve">Quá trình </w:t>
      </w:r>
      <w:r w:rsidR="00443F20" w:rsidRPr="00443F20">
        <w:rPr>
          <w:rFonts w:asciiTheme="majorHAnsi" w:hAnsiTheme="majorHAnsi" w:cstheme="majorHAnsi"/>
          <w:color w:val="000000" w:themeColor="text1"/>
        </w:rPr>
        <w:t xml:space="preserve">rate matching </w:t>
      </w:r>
      <w:r w:rsidR="0040610A" w:rsidRPr="0040610A">
        <w:rPr>
          <w:rFonts w:asciiTheme="majorHAnsi" w:hAnsiTheme="majorHAnsi" w:cstheme="majorHAnsi"/>
          <w:color w:val="000000" w:themeColor="text1"/>
        </w:rPr>
        <w:t>này đảm bảo rằng dữ liệu phù hợp với tài nguyên truyền được phân bổ và được Thiết bị người dùng nhận và giải mã chính xác</w:t>
      </w:r>
      <w:r w:rsidR="00443F20" w:rsidRPr="00443F20">
        <w:rPr>
          <w:rFonts w:asciiTheme="majorHAnsi" w:hAnsiTheme="majorHAnsi" w:cstheme="majorHAnsi"/>
          <w:color w:val="000000" w:themeColor="text1"/>
        </w:rPr>
        <w:t>.</w:t>
      </w:r>
    </w:p>
    <w:p w14:paraId="325EED3F"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(5) Scrambling</w:t>
      </w:r>
    </w:p>
    <w:p w14:paraId="7EC056C2" w14:textId="67E0C6CC" w:rsidR="00443F20" w:rsidRPr="00443F20" w:rsidRDefault="00B158C7"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B158C7">
        <w:rPr>
          <w:rFonts w:asciiTheme="majorHAnsi" w:hAnsiTheme="majorHAnsi" w:cstheme="majorHAnsi"/>
          <w:color w:val="000000" w:themeColor="text1"/>
        </w:rPr>
        <w:t xml:space="preserve">Hình </w:t>
      </w:r>
      <w:r>
        <w:rPr>
          <w:rFonts w:asciiTheme="majorHAnsi" w:hAnsiTheme="majorHAnsi" w:cstheme="majorHAnsi"/>
          <w:color w:val="000000" w:themeColor="text1"/>
        </w:rPr>
        <w:t xml:space="preserve">dưới </w:t>
      </w:r>
      <w:r w:rsidRPr="00B158C7">
        <w:rPr>
          <w:rFonts w:asciiTheme="majorHAnsi" w:hAnsiTheme="majorHAnsi" w:cstheme="majorHAnsi"/>
          <w:color w:val="000000" w:themeColor="text1"/>
        </w:rPr>
        <w:t>minh họa quá trình scrambling, để đảm bảo tính toàn vẹn và bảo mật dữ liệu.</w:t>
      </w:r>
    </w:p>
    <w:p w14:paraId="33CD5E9E" w14:textId="67F6DA11" w:rsidR="00443F20" w:rsidRPr="00443F20" w:rsidRDefault="00443F20" w:rsidP="004605B6">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073CDE3C" wp14:editId="411D8F72">
            <wp:extent cx="4358129" cy="2640200"/>
            <wp:effectExtent l="0" t="0" r="0" b="0"/>
            <wp:docPr id="1208125813" name="Hình ảnh 14"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25813" name="Hình ảnh 14" descr="Ảnh có chứa văn bản, ảnh chụp màn hình, Phông chữ, biểu đồ&#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3513" cy="2649520"/>
                    </a:xfrm>
                    <a:prstGeom prst="rect">
                      <a:avLst/>
                    </a:prstGeom>
                    <a:noFill/>
                    <a:ln>
                      <a:noFill/>
                    </a:ln>
                  </pic:spPr>
                </pic:pic>
              </a:graphicData>
            </a:graphic>
          </wp:inline>
        </w:drawing>
      </w:r>
    </w:p>
    <w:p w14:paraId="68B39CE7" w14:textId="697C5706" w:rsidR="00443F20" w:rsidRPr="00443F20" w:rsidRDefault="009858F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9858FB">
        <w:rPr>
          <w:rFonts w:asciiTheme="majorHAnsi" w:hAnsiTheme="majorHAnsi" w:cstheme="majorHAnsi"/>
          <w:color w:val="000000" w:themeColor="text1"/>
        </w:rPr>
        <w:t xml:space="preserve">Quá trình xáo trộn sử dụng chuỗi khởi tạo </w:t>
      </w:r>
      <w:r w:rsidR="009F1FDC" w:rsidRPr="00443F20">
        <w:rPr>
          <w:rFonts w:asciiTheme="majorHAnsi" w:hAnsiTheme="majorHAnsi" w:cstheme="majorHAnsi"/>
          <w:color w:val="000000" w:themeColor="text1"/>
        </w:rPr>
        <w:t>c</w:t>
      </w:r>
      <w:r w:rsidR="009F1FDC" w:rsidRPr="00443F20">
        <w:rPr>
          <w:rFonts w:asciiTheme="majorHAnsi" w:hAnsiTheme="majorHAnsi" w:cstheme="majorHAnsi"/>
          <w:color w:val="000000" w:themeColor="text1"/>
          <w:vertAlign w:val="subscript"/>
        </w:rPr>
        <w:t>init</w:t>
      </w:r>
      <w:r w:rsidR="009F1FDC" w:rsidRPr="00443F20">
        <w:rPr>
          <w:rFonts w:asciiTheme="majorHAnsi" w:hAnsiTheme="majorHAnsi" w:cstheme="majorHAnsi"/>
          <w:color w:val="000000" w:themeColor="text1"/>
        </w:rPr>
        <w:t> </w:t>
      </w:r>
      <w:r w:rsidR="009F1FDC" w:rsidRPr="009858FB">
        <w:rPr>
          <w:rFonts w:asciiTheme="majorHAnsi" w:hAnsiTheme="majorHAnsi" w:cstheme="majorHAnsi"/>
          <w:color w:val="000000" w:themeColor="text1"/>
        </w:rPr>
        <w:t xml:space="preserve"> </w:t>
      </w:r>
      <w:r w:rsidRPr="009858FB">
        <w:rPr>
          <w:rFonts w:asciiTheme="majorHAnsi" w:hAnsiTheme="majorHAnsi" w:cstheme="majorHAnsi"/>
          <w:color w:val="000000" w:themeColor="text1"/>
        </w:rPr>
        <w:t>có nguồn gốc từ RNTI</w:t>
      </w:r>
      <w:r w:rsidR="009F1FDC">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(Radio Network Temporary Identifier) </w:t>
      </w:r>
      <w:r w:rsidR="009F1FDC">
        <w:rPr>
          <w:rFonts w:asciiTheme="majorHAnsi" w:hAnsiTheme="majorHAnsi" w:cstheme="majorHAnsi"/>
          <w:color w:val="000000" w:themeColor="text1"/>
        </w:rPr>
        <w:t xml:space="preserve">và một </w:t>
      </w:r>
      <w:r w:rsidR="00443F20" w:rsidRPr="00443F20">
        <w:rPr>
          <w:rFonts w:asciiTheme="majorHAnsi" w:hAnsiTheme="majorHAnsi" w:cstheme="majorHAnsi"/>
          <w:color w:val="000000" w:themeColor="text1"/>
        </w:rPr>
        <w:t>identifier n</w:t>
      </w:r>
      <w:r w:rsidR="00443F20" w:rsidRPr="00443F20">
        <w:rPr>
          <w:rFonts w:asciiTheme="majorHAnsi" w:hAnsiTheme="majorHAnsi" w:cstheme="majorHAnsi"/>
          <w:color w:val="000000" w:themeColor="text1"/>
          <w:vertAlign w:val="subscript"/>
        </w:rPr>
        <w:t>ID</w:t>
      </w:r>
      <w:r w:rsidR="00443F20" w:rsidRPr="00443F20">
        <w:rPr>
          <w:rFonts w:asciiTheme="majorHAnsi" w:hAnsiTheme="majorHAnsi" w:cstheme="majorHAnsi"/>
          <w:color w:val="000000" w:themeColor="text1"/>
        </w:rPr>
        <w:t>.</w:t>
      </w:r>
    </w:p>
    <w:p w14:paraId="4D972B06" w14:textId="7217D6E3" w:rsidR="00443F20" w:rsidRPr="00443F20" w:rsidRDefault="009F1FDC"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Với </w:t>
      </w:r>
      <w:r w:rsidR="00443F20" w:rsidRPr="00443F20">
        <w:rPr>
          <w:rFonts w:asciiTheme="majorHAnsi" w:hAnsiTheme="majorHAnsi" w:cstheme="majorHAnsi"/>
          <w:color w:val="000000" w:themeColor="text1"/>
        </w:rPr>
        <w:t>UE specific search spaces, n</w:t>
      </w:r>
      <w:r w:rsidR="00443F20" w:rsidRPr="00443F20">
        <w:rPr>
          <w:rFonts w:asciiTheme="majorHAnsi" w:hAnsiTheme="majorHAnsi" w:cstheme="majorHAnsi"/>
          <w:color w:val="000000" w:themeColor="text1"/>
          <w:vertAlign w:val="subscript"/>
        </w:rPr>
        <w:t>ID</w:t>
      </w:r>
      <w:r w:rsidR="00443F20" w:rsidRPr="00443F20">
        <w:rPr>
          <w:rFonts w:asciiTheme="majorHAnsi" w:hAnsiTheme="majorHAnsi" w:cstheme="majorHAnsi"/>
          <w:color w:val="000000" w:themeColor="text1"/>
        </w:rPr>
        <w:t> </w:t>
      </w:r>
      <w:r w:rsidRPr="009F1FDC">
        <w:rPr>
          <w:rFonts w:asciiTheme="majorHAnsi" w:hAnsiTheme="majorHAnsi" w:cstheme="majorHAnsi"/>
          <w:color w:val="000000" w:themeColor="text1"/>
        </w:rPr>
        <w:t xml:space="preserve">được đặt thành giá trị được xác định bởi </w:t>
      </w:r>
      <w:r w:rsidRPr="009F1FDC">
        <w:rPr>
          <w:rFonts w:asciiTheme="majorHAnsi" w:hAnsiTheme="majorHAnsi" w:cstheme="majorHAnsi"/>
          <w:i/>
          <w:iCs/>
          <w:color w:val="000000" w:themeColor="text1"/>
        </w:rPr>
        <w:t xml:space="preserve">PDCCH-DMRS-Scrambling-ID </w:t>
      </w:r>
      <w:r w:rsidRPr="009F1FDC">
        <w:rPr>
          <w:rFonts w:asciiTheme="majorHAnsi" w:hAnsiTheme="majorHAnsi" w:cstheme="majorHAnsi"/>
          <w:color w:val="000000" w:themeColor="text1"/>
        </w:rPr>
        <w:t xml:space="preserve">nếu được định cấu hình trong ControlResourceSet trong lớp RRC </w:t>
      </w:r>
      <w:r w:rsidR="00443F20" w:rsidRPr="00443F20">
        <w:rPr>
          <w:rFonts w:asciiTheme="majorHAnsi" w:hAnsiTheme="majorHAnsi" w:cstheme="majorHAnsi"/>
          <w:color w:val="000000" w:themeColor="text1"/>
        </w:rPr>
        <w:t xml:space="preserve">(Radio Resource Control), </w:t>
      </w:r>
      <w:r w:rsidR="00E74A03" w:rsidRPr="00E74A03">
        <w:rPr>
          <w:rFonts w:asciiTheme="majorHAnsi" w:hAnsiTheme="majorHAnsi" w:cstheme="majorHAnsi"/>
          <w:color w:val="000000" w:themeColor="text1"/>
        </w:rPr>
        <w:t xml:space="preserve">giá trị này có thể nằm trong khoảng từ 0 đến 1023. </w:t>
      </w:r>
      <w:r w:rsidR="00213990">
        <w:rPr>
          <w:rFonts w:asciiTheme="majorHAnsi" w:hAnsiTheme="majorHAnsi" w:cstheme="majorHAnsi"/>
          <w:color w:val="000000" w:themeColor="text1"/>
        </w:rPr>
        <w:t>Nếu không</w:t>
      </w:r>
      <w:r w:rsidR="00E74A03" w:rsidRPr="00E74A03">
        <w:rPr>
          <w:rFonts w:asciiTheme="majorHAnsi" w:hAnsiTheme="majorHAnsi" w:cstheme="majorHAnsi"/>
          <w:color w:val="000000" w:themeColor="text1"/>
        </w:rPr>
        <w:t>,</w:t>
      </w:r>
      <w:r w:rsidR="00443F20" w:rsidRPr="00443F20">
        <w:rPr>
          <w:rFonts w:asciiTheme="majorHAnsi" w:hAnsiTheme="majorHAnsi" w:cstheme="majorHAnsi"/>
          <w:color w:val="000000" w:themeColor="text1"/>
        </w:rPr>
        <w:t xml:space="preserve"> n</w:t>
      </w:r>
      <w:r w:rsidR="00443F20" w:rsidRPr="00443F20">
        <w:rPr>
          <w:rFonts w:asciiTheme="majorHAnsi" w:hAnsiTheme="majorHAnsi" w:cstheme="majorHAnsi"/>
          <w:color w:val="000000" w:themeColor="text1"/>
          <w:vertAlign w:val="subscript"/>
        </w:rPr>
        <w:t>ID</w:t>
      </w:r>
      <w:r w:rsidR="00443F20" w:rsidRPr="00443F20">
        <w:rPr>
          <w:rFonts w:asciiTheme="majorHAnsi" w:hAnsiTheme="majorHAnsi" w:cstheme="majorHAnsi"/>
          <w:color w:val="000000" w:themeColor="text1"/>
        </w:rPr>
        <w:t> </w:t>
      </w:r>
      <w:r w:rsidR="00213990">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ID</w:t>
      </w:r>
      <w:r w:rsidR="00443F20" w:rsidRPr="00443F20">
        <w:rPr>
          <w:rFonts w:asciiTheme="majorHAnsi" w:hAnsiTheme="majorHAnsi" w:cstheme="majorHAnsi"/>
          <w:color w:val="000000" w:themeColor="text1"/>
          <w:vertAlign w:val="superscript"/>
        </w:rPr>
        <w:t>cell</w:t>
      </w:r>
      <w:r w:rsidR="00213990">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cell ID</w:t>
      </w:r>
      <w:r w:rsidR="00E74A03">
        <w:rPr>
          <w:rFonts w:asciiTheme="majorHAnsi" w:hAnsiTheme="majorHAnsi" w:cstheme="majorHAnsi"/>
          <w:color w:val="000000" w:themeColor="text1"/>
        </w:rPr>
        <w:t xml:space="preserve"> vật </w:t>
      </w:r>
      <w:r w:rsidR="00213990">
        <w:rPr>
          <w:rFonts w:asciiTheme="majorHAnsi" w:hAnsiTheme="majorHAnsi" w:cstheme="majorHAnsi"/>
          <w:color w:val="000000" w:themeColor="text1"/>
        </w:rPr>
        <w:t>lý)</w:t>
      </w:r>
    </w:p>
    <w:p w14:paraId="3B5A6E9B" w14:textId="17C85AE4" w:rsidR="00443F20" w:rsidRPr="00443F20" w:rsidRDefault="00E74A03"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Chuỗi khởi </w:t>
      </w:r>
      <w:r w:rsidRPr="00E74A03">
        <w:rPr>
          <w:rFonts w:asciiTheme="majorHAnsi" w:hAnsiTheme="majorHAnsi" w:cstheme="majorHAnsi"/>
          <w:color w:val="000000" w:themeColor="text1"/>
        </w:rPr>
        <w:t xml:space="preserve">tạo được tính </w:t>
      </w:r>
      <w:r w:rsidR="00443F20" w:rsidRPr="00443F20">
        <w:rPr>
          <w:rFonts w:asciiTheme="majorHAnsi" w:hAnsiTheme="majorHAnsi" w:cstheme="majorHAnsi"/>
          <w:color w:val="000000" w:themeColor="text1"/>
        </w:rPr>
        <w:t>c</w:t>
      </w:r>
      <w:r w:rsidR="00443F20" w:rsidRPr="00443F20">
        <w:rPr>
          <w:rFonts w:asciiTheme="majorHAnsi" w:hAnsiTheme="majorHAnsi" w:cstheme="majorHAnsi"/>
          <w:color w:val="000000" w:themeColor="text1"/>
          <w:vertAlign w:val="subscript"/>
        </w:rPr>
        <w:t>init</w:t>
      </w:r>
      <w:r w:rsidR="00443F20" w:rsidRPr="00443F20">
        <w:rPr>
          <w:rFonts w:asciiTheme="majorHAnsi" w:hAnsiTheme="majorHAnsi" w:cstheme="majorHAnsi"/>
          <w:color w:val="000000" w:themeColor="text1"/>
        </w:rPr>
        <w:t> = (RNTI * 2</w:t>
      </w:r>
      <w:r w:rsidR="00443F20" w:rsidRPr="00443F20">
        <w:rPr>
          <w:rFonts w:asciiTheme="majorHAnsi" w:hAnsiTheme="majorHAnsi" w:cstheme="majorHAnsi"/>
          <w:color w:val="000000" w:themeColor="text1"/>
          <w:vertAlign w:val="superscript"/>
        </w:rPr>
        <w:t>16</w:t>
      </w:r>
      <w:r w:rsidR="00443F20" w:rsidRPr="00443F20">
        <w:rPr>
          <w:rFonts w:asciiTheme="majorHAnsi" w:hAnsiTheme="majorHAnsi" w:cstheme="majorHAnsi"/>
          <w:color w:val="000000" w:themeColor="text1"/>
        </w:rPr>
        <w:t> + n</w:t>
      </w:r>
      <w:r w:rsidR="00443F20" w:rsidRPr="00443F20">
        <w:rPr>
          <w:rFonts w:asciiTheme="majorHAnsi" w:hAnsiTheme="majorHAnsi" w:cstheme="majorHAnsi"/>
          <w:color w:val="000000" w:themeColor="text1"/>
          <w:vertAlign w:val="subscript"/>
        </w:rPr>
        <w:t>ID</w:t>
      </w:r>
      <w:r w:rsidR="00443F20" w:rsidRPr="00443F20">
        <w:rPr>
          <w:rFonts w:asciiTheme="majorHAnsi" w:hAnsiTheme="majorHAnsi" w:cstheme="majorHAnsi"/>
          <w:color w:val="000000" w:themeColor="text1"/>
        </w:rPr>
        <w:t>) mod 2</w:t>
      </w:r>
      <w:r w:rsidR="00443F20" w:rsidRPr="00443F20">
        <w:rPr>
          <w:rFonts w:asciiTheme="majorHAnsi" w:hAnsiTheme="majorHAnsi" w:cstheme="majorHAnsi"/>
          <w:color w:val="000000" w:themeColor="text1"/>
          <w:vertAlign w:val="superscript"/>
        </w:rPr>
        <w:t>31</w:t>
      </w:r>
      <w:r w:rsidR="00443F20" w:rsidRPr="00443F20">
        <w:rPr>
          <w:rFonts w:asciiTheme="majorHAnsi" w:hAnsiTheme="majorHAnsi" w:cstheme="majorHAnsi"/>
          <w:color w:val="000000" w:themeColor="text1"/>
        </w:rPr>
        <w:t xml:space="preserve">. </w:t>
      </w:r>
      <w:r w:rsidR="006702BF">
        <w:rPr>
          <w:rFonts w:asciiTheme="majorHAnsi" w:hAnsiTheme="majorHAnsi" w:cstheme="majorHAnsi"/>
          <w:color w:val="000000" w:themeColor="text1"/>
        </w:rPr>
        <w:t xml:space="preserve">Hai chuỗi </w:t>
      </w:r>
      <w:r w:rsidR="00443F20" w:rsidRPr="00443F20">
        <w:rPr>
          <w:rFonts w:asciiTheme="majorHAnsi" w:hAnsiTheme="majorHAnsi" w:cstheme="majorHAnsi"/>
          <w:color w:val="000000" w:themeColor="text1"/>
        </w:rPr>
        <w:t>x</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xml:space="preserve">(n) </w:t>
      </w:r>
      <w:r w:rsidR="006702BF">
        <w:rPr>
          <w:rFonts w:asciiTheme="majorHAnsi" w:hAnsiTheme="majorHAnsi" w:cstheme="majorHAnsi"/>
          <w:color w:val="000000" w:themeColor="text1"/>
        </w:rPr>
        <w:t xml:space="preserve">và </w:t>
      </w:r>
      <w:r w:rsidR="00443F20" w:rsidRPr="00443F20">
        <w:rPr>
          <w:rFonts w:asciiTheme="majorHAnsi" w:hAnsiTheme="majorHAnsi" w:cstheme="majorHAnsi"/>
          <w:color w:val="000000" w:themeColor="text1"/>
        </w:rPr>
        <w:t>x</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xml:space="preserve">(n) </w:t>
      </w:r>
      <w:r w:rsidR="006702BF" w:rsidRPr="006702BF">
        <w:rPr>
          <w:rFonts w:asciiTheme="majorHAnsi" w:hAnsiTheme="majorHAnsi" w:cstheme="majorHAnsi"/>
          <w:color w:val="000000" w:themeColor="text1"/>
        </w:rPr>
        <w:t>ược tạo ra và sử dụng để tạo ra chuỗi xáo trộn c(n) thông qua mối quan hệ đa thức xác định</w:t>
      </w:r>
      <w:r w:rsidR="00443F20" w:rsidRPr="00443F20">
        <w:rPr>
          <w:rFonts w:asciiTheme="majorHAnsi" w:hAnsiTheme="majorHAnsi" w:cstheme="majorHAnsi"/>
          <w:color w:val="000000" w:themeColor="text1"/>
        </w:rPr>
        <w:t>.</w:t>
      </w:r>
    </w:p>
    <w:p w14:paraId="1751F997" w14:textId="7670399F" w:rsidR="00443F20" w:rsidRPr="00443F20" w:rsidRDefault="006702BF"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6702BF">
        <w:rPr>
          <w:rFonts w:asciiTheme="majorHAnsi" w:hAnsiTheme="majorHAnsi" w:cstheme="majorHAnsi"/>
          <w:color w:val="000000" w:themeColor="text1"/>
        </w:rPr>
        <w:t xml:space="preserve">Cuối cùng, các bit dữ liệu b(i) được xáo trộn với c(n) để tạo ra các bit được xáo trộn </w:t>
      </w:r>
      <m:oMath>
        <m:acc>
          <m:accPr>
            <m:chr m:val="̃"/>
            <m:ctrlPr>
              <w:rPr>
                <w:rFonts w:ascii="Cambria Math" w:hAnsi="Cambria Math" w:cstheme="majorHAnsi"/>
                <w:i/>
                <w:color w:val="000000" w:themeColor="text1"/>
              </w:rPr>
            </m:ctrlPr>
          </m:accPr>
          <m:e>
            <m:r>
              <w:rPr>
                <w:rFonts w:ascii="Cambria Math" w:hAnsi="Cambria Math" w:cstheme="majorHAnsi"/>
                <w:color w:val="000000" w:themeColor="text1"/>
              </w:rPr>
              <m:t>b</m:t>
            </m:r>
          </m:e>
        </m:acc>
      </m:oMath>
      <w:r w:rsidR="00443F20" w:rsidRPr="00443F20">
        <w:rPr>
          <w:rFonts w:asciiTheme="majorHAnsi" w:hAnsiTheme="majorHAnsi" w:cstheme="majorHAnsi"/>
          <w:color w:val="000000" w:themeColor="text1"/>
        </w:rPr>
        <w:t xml:space="preserve">(i) = (b(i) + c(i)) mod 2. </w:t>
      </w:r>
      <w:r w:rsidRPr="006702BF">
        <w:rPr>
          <w:rFonts w:asciiTheme="majorHAnsi" w:hAnsiTheme="majorHAnsi" w:cstheme="majorHAnsi"/>
          <w:color w:val="000000" w:themeColor="text1"/>
        </w:rPr>
        <w:t>Chuỗi xáo trộn này có khả năng chống nhiễu tốt hơn và chặn trái phép, tăng cường tính bảo mật và độ tin cậy tổng thể của thông tin liên lạc</w:t>
      </w:r>
      <w:r w:rsidR="00443F20" w:rsidRPr="00443F20">
        <w:rPr>
          <w:rFonts w:asciiTheme="majorHAnsi" w:hAnsiTheme="majorHAnsi" w:cstheme="majorHAnsi"/>
          <w:color w:val="000000" w:themeColor="text1"/>
        </w:rPr>
        <w:t>.</w:t>
      </w:r>
    </w:p>
    <w:p w14:paraId="043ADCF1" w14:textId="77777777" w:rsidR="009858FB" w:rsidRDefault="009858FB"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p>
    <w:p w14:paraId="3EE0E20F" w14:textId="27B2656C"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(6) </w:t>
      </w:r>
      <w:r w:rsidR="00592615">
        <w:rPr>
          <w:rFonts w:asciiTheme="majorHAnsi" w:hAnsiTheme="majorHAnsi" w:cstheme="majorHAnsi"/>
          <w:color w:val="000000" w:themeColor="text1"/>
          <w:sz w:val="24"/>
          <w:szCs w:val="24"/>
        </w:rPr>
        <w:t xml:space="preserve">PDCCH </w:t>
      </w:r>
      <w:r w:rsidRPr="00443F20">
        <w:rPr>
          <w:rFonts w:asciiTheme="majorHAnsi" w:hAnsiTheme="majorHAnsi" w:cstheme="majorHAnsi"/>
          <w:color w:val="000000" w:themeColor="text1"/>
          <w:sz w:val="24"/>
          <w:szCs w:val="24"/>
        </w:rPr>
        <w:t>Modulation</w:t>
      </w:r>
    </w:p>
    <w:p w14:paraId="544D28DF" w14:textId="38ED96F6" w:rsidR="00443F20" w:rsidRPr="00443F20" w:rsidRDefault="0075783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57830">
        <w:rPr>
          <w:rFonts w:asciiTheme="majorHAnsi" w:hAnsiTheme="majorHAnsi" w:cstheme="majorHAnsi"/>
          <w:color w:val="000000" w:themeColor="text1"/>
        </w:rPr>
        <w:t>Hình sau mô tả quá trình điều chế cho PDCCH</w:t>
      </w:r>
      <w:r w:rsidR="00443F20" w:rsidRPr="00443F20">
        <w:rPr>
          <w:rFonts w:asciiTheme="majorHAnsi" w:hAnsiTheme="majorHAnsi" w:cstheme="majorHAnsi"/>
          <w:color w:val="000000" w:themeColor="text1"/>
        </w:rPr>
        <w:t>.</w:t>
      </w:r>
    </w:p>
    <w:p w14:paraId="2F25E188" w14:textId="57978A4A" w:rsidR="00443F20" w:rsidRPr="00443F20" w:rsidRDefault="00443F20" w:rsidP="004605B6">
      <w:pPr>
        <w:pStyle w:val="NormalWeb"/>
        <w:shd w:val="clear" w:color="auto" w:fill="FFFFFF"/>
        <w:spacing w:before="0" w:beforeAutospacing="0" w:after="0" w:afterAutospacing="0" w:line="276" w:lineRule="auto"/>
        <w:ind w:left="720"/>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4526692E" wp14:editId="5398E683">
            <wp:extent cx="2974932" cy="855282"/>
            <wp:effectExtent l="0" t="0" r="0" b="0"/>
            <wp:docPr id="2015993574" name="Hình ảnh 13"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3574" name="Hình ảnh 13" descr="Ảnh có chứa văn bản, Phông chữ, ảnh chụp màn hình, màu trắ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4124" cy="860800"/>
                    </a:xfrm>
                    <a:prstGeom prst="rect">
                      <a:avLst/>
                    </a:prstGeom>
                    <a:noFill/>
                    <a:ln>
                      <a:noFill/>
                    </a:ln>
                  </pic:spPr>
                </pic:pic>
              </a:graphicData>
            </a:graphic>
          </wp:inline>
        </w:drawing>
      </w:r>
    </w:p>
    <w:p w14:paraId="6D543798" w14:textId="364F517D" w:rsidR="00DC5709" w:rsidRDefault="0075783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 </w:t>
      </w:r>
      <w:r w:rsidRPr="00757830">
        <w:rPr>
          <w:rFonts w:asciiTheme="majorHAnsi" w:hAnsiTheme="majorHAnsi" w:cstheme="majorHAnsi"/>
          <w:color w:val="000000" w:themeColor="text1"/>
        </w:rPr>
        <w:t>Quá trình bắt đầu với một chuỗi nhị phân được biểu diễn dưới dạng</w:t>
      </w:r>
      <w:r>
        <w:rPr>
          <w:rFonts w:asciiTheme="majorHAnsi" w:hAnsiTheme="majorHAnsi" w:cstheme="majorHAnsi"/>
          <w:color w:val="000000" w:themeColor="text1"/>
        </w:rPr>
        <w:t xml:space="preserve"> </w:t>
      </w:r>
      <m:oMath>
        <m:acc>
          <m:accPr>
            <m:chr m:val="̃"/>
            <m:ctrlPr>
              <w:rPr>
                <w:rFonts w:ascii="Cambria Math" w:hAnsi="Cambria Math" w:cstheme="majorHAnsi"/>
                <w:i/>
                <w:color w:val="000000" w:themeColor="text1"/>
              </w:rPr>
            </m:ctrlPr>
          </m:accPr>
          <m:e>
            <m:r>
              <w:rPr>
                <w:rFonts w:ascii="Cambria Math" w:hAnsi="Cambria Math" w:cstheme="majorHAnsi"/>
                <w:color w:val="000000" w:themeColor="text1"/>
              </w:rPr>
              <m:t>b</m:t>
            </m:r>
          </m:e>
        </m:acc>
      </m:oMath>
      <w:r w:rsidRPr="00443F20">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(0), </w:t>
      </w:r>
      <m:oMath>
        <m:acc>
          <m:accPr>
            <m:chr m:val="̃"/>
            <m:ctrlPr>
              <w:rPr>
                <w:rFonts w:ascii="Cambria Math" w:hAnsi="Cambria Math" w:cstheme="majorHAnsi"/>
                <w:i/>
                <w:color w:val="000000" w:themeColor="text1"/>
              </w:rPr>
            </m:ctrlPr>
          </m:accPr>
          <m:e>
            <m:r>
              <w:rPr>
                <w:rFonts w:ascii="Cambria Math" w:hAnsi="Cambria Math" w:cstheme="majorHAnsi"/>
                <w:color w:val="000000" w:themeColor="text1"/>
              </w:rPr>
              <m:t>b</m:t>
            </m:r>
          </m:e>
        </m:acc>
      </m:oMath>
      <w:r w:rsidR="00443F20" w:rsidRPr="00443F20">
        <w:rPr>
          <w:rFonts w:asciiTheme="majorHAnsi" w:hAnsiTheme="majorHAnsi" w:cstheme="majorHAnsi"/>
          <w:color w:val="000000" w:themeColor="text1"/>
        </w:rPr>
        <w:t xml:space="preserve">(1), ..., </w:t>
      </w:r>
      <m:oMath>
        <m:acc>
          <m:accPr>
            <m:chr m:val="̃"/>
            <m:ctrlPr>
              <w:rPr>
                <w:rFonts w:ascii="Cambria Math" w:hAnsi="Cambria Math" w:cstheme="majorHAnsi"/>
                <w:i/>
                <w:color w:val="000000" w:themeColor="text1"/>
              </w:rPr>
            </m:ctrlPr>
          </m:accPr>
          <m:e>
            <m:r>
              <w:rPr>
                <w:rFonts w:ascii="Cambria Math" w:hAnsi="Cambria Math" w:cstheme="majorHAnsi"/>
                <w:color w:val="000000" w:themeColor="text1"/>
              </w:rPr>
              <m:t>b</m:t>
            </m:r>
          </m:e>
        </m:acc>
      </m:oMath>
      <w:r w:rsidR="00443F20" w:rsidRPr="00443F20">
        <w:rPr>
          <w:rFonts w:asciiTheme="majorHAnsi" w:hAnsiTheme="majorHAnsi" w:cstheme="majorHAnsi"/>
          <w:color w:val="000000" w:themeColor="text1"/>
        </w:rPr>
        <w:t>(M</w:t>
      </w:r>
      <w:r w:rsidR="00443F20" w:rsidRPr="00443F20">
        <w:rPr>
          <w:rFonts w:asciiTheme="majorHAnsi" w:hAnsiTheme="majorHAnsi" w:cstheme="majorHAnsi"/>
          <w:color w:val="000000" w:themeColor="text1"/>
          <w:vertAlign w:val="subscript"/>
        </w:rPr>
        <w:t>bit</w:t>
      </w:r>
      <w:r w:rsidR="00443F20" w:rsidRPr="00443F20">
        <w:rPr>
          <w:rFonts w:asciiTheme="majorHAnsi" w:hAnsiTheme="majorHAnsi" w:cstheme="majorHAnsi"/>
          <w:color w:val="000000" w:themeColor="text1"/>
        </w:rPr>
        <w:t xml:space="preserve"> - 1). </w:t>
      </w:r>
      <w:r w:rsidRPr="00757830">
        <w:rPr>
          <w:rFonts w:asciiTheme="majorHAnsi" w:hAnsiTheme="majorHAnsi" w:cstheme="majorHAnsi"/>
          <w:color w:val="000000" w:themeColor="text1"/>
        </w:rPr>
        <w:t xml:space="preserve">Chuỗi này trải qua quá trình điều </w:t>
      </w:r>
      <w:r>
        <w:rPr>
          <w:rFonts w:asciiTheme="majorHAnsi" w:hAnsiTheme="majorHAnsi" w:cstheme="majorHAnsi"/>
          <w:color w:val="000000" w:themeColor="text1"/>
        </w:rPr>
        <w:t>chế QPSK</w:t>
      </w:r>
      <w:r w:rsidR="00DC5709">
        <w:rPr>
          <w:rFonts w:asciiTheme="majorHAnsi" w:hAnsiTheme="majorHAnsi" w:cstheme="majorHAnsi"/>
          <w:color w:val="000000" w:themeColor="text1"/>
        </w:rPr>
        <w:t xml:space="preserve"> (</w:t>
      </w:r>
      <w:r w:rsidR="00DC5709" w:rsidRPr="00DC5709">
        <w:rPr>
          <w:rFonts w:asciiTheme="majorHAnsi" w:hAnsiTheme="majorHAnsi" w:cstheme="majorHAnsi"/>
          <w:color w:val="000000" w:themeColor="text1"/>
        </w:rPr>
        <w:t xml:space="preserve">phương pháp ánh xạ mỗi hai bit của chuỗi nhị phân thành một ký hiệu, được biểu thị dưới dạng số </w:t>
      </w:r>
      <w:r w:rsidR="00DC5709">
        <w:rPr>
          <w:rFonts w:asciiTheme="majorHAnsi" w:hAnsiTheme="majorHAnsi" w:cstheme="majorHAnsi"/>
          <w:color w:val="000000" w:themeColor="text1"/>
        </w:rPr>
        <w:t>phức)</w:t>
      </w:r>
      <w:r w:rsidR="00DC5709" w:rsidRPr="00DC5709">
        <w:rPr>
          <w:rFonts w:asciiTheme="majorHAnsi" w:hAnsiTheme="majorHAnsi" w:cstheme="majorHAnsi"/>
          <w:color w:val="000000" w:themeColor="text1"/>
        </w:rPr>
        <w:t>. Do đó, hai bit nhị phân được chuyển đổi thành một ký hiệu QPSK duy nhất.</w:t>
      </w:r>
    </w:p>
    <w:p w14:paraId="3F4F7FDC" w14:textId="351258E4" w:rsidR="00443F20" w:rsidRPr="00443F20" w:rsidRDefault="00DC5709"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DC5709">
        <w:rPr>
          <w:rFonts w:asciiTheme="majorHAnsi" w:hAnsiTheme="majorHAnsi" w:cstheme="majorHAnsi"/>
          <w:color w:val="000000" w:themeColor="text1"/>
        </w:rPr>
        <w:t>Sau khi điều chế, chuỗi bit nhị phân được chuyển thành chuỗi số phức</w:t>
      </w:r>
      <w:r w:rsidR="00443F20" w:rsidRPr="00443F20">
        <w:rPr>
          <w:rFonts w:asciiTheme="majorHAnsi" w:hAnsiTheme="majorHAnsi" w:cstheme="majorHAnsi"/>
          <w:color w:val="000000" w:themeColor="text1"/>
        </w:rPr>
        <w:t>, d(0), d(1), ..., d(M</w:t>
      </w:r>
      <w:r w:rsidR="00443F20" w:rsidRPr="00443F20">
        <w:rPr>
          <w:rFonts w:asciiTheme="majorHAnsi" w:hAnsiTheme="majorHAnsi" w:cstheme="majorHAnsi"/>
          <w:color w:val="000000" w:themeColor="text1"/>
          <w:vertAlign w:val="subscript"/>
        </w:rPr>
        <w:t>symb</w:t>
      </w:r>
      <w:r w:rsidR="00443F20" w:rsidRPr="00443F20">
        <w:rPr>
          <w:rFonts w:asciiTheme="majorHAnsi" w:hAnsiTheme="majorHAnsi" w:cstheme="majorHAnsi"/>
          <w:color w:val="000000" w:themeColor="text1"/>
        </w:rPr>
        <w:t xml:space="preserve"> - 1), </w:t>
      </w:r>
      <w:r w:rsidRPr="00DC5709">
        <w:rPr>
          <w:rFonts w:asciiTheme="majorHAnsi" w:hAnsiTheme="majorHAnsi" w:cstheme="majorHAnsi"/>
          <w:color w:val="000000" w:themeColor="text1"/>
        </w:rPr>
        <w:t xml:space="preserve">, trong đó mỗi ký </w:t>
      </w:r>
      <w:r>
        <w:rPr>
          <w:rFonts w:asciiTheme="majorHAnsi" w:hAnsiTheme="majorHAnsi" w:cstheme="majorHAnsi"/>
          <w:color w:val="000000" w:themeColor="text1"/>
        </w:rPr>
        <w:t xml:space="preserve">tự </w:t>
      </w:r>
      <w:r w:rsidRPr="00DC5709">
        <w:rPr>
          <w:rFonts w:asciiTheme="majorHAnsi" w:hAnsiTheme="majorHAnsi" w:cstheme="majorHAnsi"/>
          <w:color w:val="000000" w:themeColor="text1"/>
        </w:rPr>
        <w:t>trong chuỗi mới này tương ứng với một cặp các bit nhị phân từ chuỗi ban đầu. Kết quả của việc điều chế này là một chuỗi số phức phù hợp để truyền qua phổ tần số vô tuyến</w:t>
      </w:r>
      <w:r w:rsidR="00443F20" w:rsidRPr="00443F20">
        <w:rPr>
          <w:rFonts w:asciiTheme="majorHAnsi" w:hAnsiTheme="majorHAnsi" w:cstheme="majorHAnsi"/>
          <w:color w:val="000000" w:themeColor="text1"/>
        </w:rPr>
        <w:t>.</w:t>
      </w:r>
    </w:p>
    <w:p w14:paraId="4C099D25" w14:textId="77777777" w:rsidR="00213990" w:rsidRDefault="0021399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p>
    <w:p w14:paraId="67E903D2" w14:textId="179BB8B4"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(7) Resource Element Mapping</w:t>
      </w:r>
    </w:p>
    <w:p w14:paraId="1C392A9E" w14:textId="2476FF72" w:rsidR="00A80DAC" w:rsidRDefault="00A80DAC"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A80DAC">
        <w:rPr>
          <w:rFonts w:asciiTheme="majorHAnsi" w:hAnsiTheme="majorHAnsi" w:cstheme="majorHAnsi"/>
          <w:color w:val="000000" w:themeColor="text1"/>
        </w:rPr>
        <w:t xml:space="preserve">Đặt các bit PDCCH được mã hóa và điều chế vào từng thành phần tài nguyên trong lưới tài </w:t>
      </w:r>
      <w:r>
        <w:rPr>
          <w:rFonts w:asciiTheme="majorHAnsi" w:hAnsiTheme="majorHAnsi" w:cstheme="majorHAnsi"/>
          <w:color w:val="000000" w:themeColor="text1"/>
        </w:rPr>
        <w:t>ngu</w:t>
      </w:r>
      <w:r w:rsidRPr="00A80DAC">
        <w:rPr>
          <w:rFonts w:asciiTheme="majorHAnsi" w:hAnsiTheme="majorHAnsi" w:cstheme="majorHAnsi"/>
          <w:color w:val="000000" w:themeColor="text1"/>
        </w:rPr>
        <w:t>yên NR.</w:t>
      </w:r>
    </w:p>
    <w:p w14:paraId="241F0DB1" w14:textId="390CFACC" w:rsidR="00DD6453" w:rsidRDefault="00A80DAC"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gNB </w:t>
      </w:r>
      <w:r w:rsidRPr="00A80DAC">
        <w:rPr>
          <w:rFonts w:asciiTheme="majorHAnsi" w:hAnsiTheme="majorHAnsi" w:cstheme="majorHAnsi"/>
          <w:color w:val="000000" w:themeColor="text1"/>
        </w:rPr>
        <w:t xml:space="preserve">giả sử một khối gồm các ký </w:t>
      </w:r>
      <w:r>
        <w:rPr>
          <w:rFonts w:asciiTheme="majorHAnsi" w:hAnsiTheme="majorHAnsi" w:cstheme="majorHAnsi"/>
          <w:color w:val="000000" w:themeColor="text1"/>
        </w:rPr>
        <w:t xml:space="preserve">tự </w:t>
      </w:r>
      <w:r w:rsidRPr="00A80DAC">
        <w:rPr>
          <w:rFonts w:asciiTheme="majorHAnsi" w:hAnsiTheme="majorHAnsi" w:cstheme="majorHAnsi"/>
          <w:color w:val="000000" w:themeColor="text1"/>
        </w:rPr>
        <w:t xml:space="preserve">có giá trị phức </w:t>
      </w:r>
      <w:r w:rsidR="00443F20" w:rsidRPr="00443F20">
        <w:rPr>
          <w:rFonts w:asciiTheme="majorHAnsi" w:hAnsiTheme="majorHAnsi" w:cstheme="majorHAnsi"/>
          <w:color w:val="000000" w:themeColor="text1"/>
        </w:rPr>
        <w:t>d(0), ..., d(M</w:t>
      </w:r>
      <w:r w:rsidR="00443F20" w:rsidRPr="00443F20">
        <w:rPr>
          <w:rFonts w:asciiTheme="majorHAnsi" w:hAnsiTheme="majorHAnsi" w:cstheme="majorHAnsi"/>
          <w:color w:val="000000" w:themeColor="text1"/>
          <w:vertAlign w:val="subscript"/>
        </w:rPr>
        <w:t>symb</w:t>
      </w:r>
      <w:r w:rsidR="00443F20" w:rsidRPr="00443F20">
        <w:rPr>
          <w:rFonts w:asciiTheme="majorHAnsi" w:hAnsiTheme="majorHAnsi" w:cstheme="majorHAnsi"/>
          <w:color w:val="000000" w:themeColor="text1"/>
        </w:rPr>
        <w:t xml:space="preserve"> - 1) </w:t>
      </w:r>
      <w:r w:rsidR="00A37F3A">
        <w:rPr>
          <w:rFonts w:asciiTheme="majorHAnsi" w:hAnsiTheme="majorHAnsi" w:cstheme="majorHAnsi"/>
          <w:color w:val="000000" w:themeColor="text1"/>
        </w:rPr>
        <w:t>s</w:t>
      </w:r>
      <w:r w:rsidR="00A92683" w:rsidRPr="00A92683">
        <w:rPr>
          <w:rFonts w:asciiTheme="majorHAnsi" w:hAnsiTheme="majorHAnsi" w:cstheme="majorHAnsi"/>
          <w:color w:val="000000" w:themeColor="text1"/>
        </w:rPr>
        <w:t xml:space="preserve">ẽ được chia tỷ lệ theo hệ số </w:t>
      </w:r>
      <w:r w:rsidR="00443F20" w:rsidRPr="00443F20">
        <w:rPr>
          <w:rFonts w:asciiTheme="majorHAnsi" w:hAnsiTheme="majorHAnsi" w:cstheme="majorHAnsi"/>
          <w:color w:val="000000" w:themeColor="text1"/>
        </w:rPr>
        <w:t>β</w:t>
      </w:r>
      <w:r w:rsidR="00443F20" w:rsidRPr="00443F20">
        <w:rPr>
          <w:rFonts w:asciiTheme="majorHAnsi" w:hAnsiTheme="majorHAnsi" w:cstheme="majorHAnsi"/>
          <w:color w:val="000000" w:themeColor="text1"/>
          <w:vertAlign w:val="subscript"/>
        </w:rPr>
        <w:t>PDCCH</w:t>
      </w:r>
      <w:r w:rsidR="00443F20" w:rsidRPr="00443F20">
        <w:rPr>
          <w:rFonts w:asciiTheme="majorHAnsi" w:hAnsiTheme="majorHAnsi" w:cstheme="majorHAnsi"/>
          <w:color w:val="000000" w:themeColor="text1"/>
        </w:rPr>
        <w:t> </w:t>
      </w:r>
      <w:r w:rsidR="00A92683" w:rsidRPr="00A92683">
        <w:rPr>
          <w:rFonts w:asciiTheme="majorHAnsi" w:hAnsiTheme="majorHAnsi" w:cstheme="majorHAnsi"/>
          <w:color w:val="000000" w:themeColor="text1"/>
        </w:rPr>
        <w:t>và sau đó ánh xạ tới các phần tử tài nguyên</w:t>
      </w:r>
      <w:r w:rsidR="00A92683">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(k, l)</w:t>
      </w:r>
      <w:r w:rsidR="00443F20" w:rsidRPr="00443F20">
        <w:rPr>
          <w:rFonts w:asciiTheme="majorHAnsi" w:hAnsiTheme="majorHAnsi" w:cstheme="majorHAnsi"/>
          <w:color w:val="000000" w:themeColor="text1"/>
          <w:vertAlign w:val="subscript"/>
        </w:rPr>
        <w:t>p, u</w:t>
      </w:r>
      <w:r w:rsidR="00443F20" w:rsidRPr="00443F20">
        <w:rPr>
          <w:rFonts w:asciiTheme="majorHAnsi" w:hAnsiTheme="majorHAnsi" w:cstheme="majorHAnsi"/>
          <w:color w:val="000000" w:themeColor="text1"/>
        </w:rPr>
        <w:t> </w:t>
      </w:r>
      <w:r w:rsidR="00A92683" w:rsidRPr="00A92683">
        <w:rPr>
          <w:rFonts w:asciiTheme="majorHAnsi" w:hAnsiTheme="majorHAnsi" w:cstheme="majorHAnsi"/>
          <w:color w:val="000000" w:themeColor="text1"/>
        </w:rPr>
        <w:t>được chỉ định cho PDCCH được giám sát và không được sử dụng cho DMRS PDCCH liên quan</w:t>
      </w:r>
      <w:r w:rsidR="00443F20" w:rsidRPr="00443F20">
        <w:rPr>
          <w:rFonts w:asciiTheme="majorHAnsi" w:hAnsiTheme="majorHAnsi" w:cstheme="majorHAnsi"/>
          <w:color w:val="000000" w:themeColor="text1"/>
        </w:rPr>
        <w:t xml:space="preserve">. </w:t>
      </w:r>
      <w:r w:rsidR="00DD6453" w:rsidRPr="00DD6453">
        <w:rPr>
          <w:rFonts w:asciiTheme="majorHAnsi" w:hAnsiTheme="majorHAnsi" w:cstheme="majorHAnsi"/>
          <w:color w:val="000000" w:themeColor="text1"/>
        </w:rPr>
        <w:t xml:space="preserve">Thứ tự ánh xạ phải tuân theo trình tự tăng dần đầu tiên là </w:t>
      </w:r>
      <m:oMath>
        <m:r>
          <w:rPr>
            <w:rFonts w:ascii="Cambria Math" w:hAnsi="Cambria Math" w:cstheme="majorHAnsi"/>
            <w:color w:val="000000" w:themeColor="text1"/>
          </w:rPr>
          <m:t>k</m:t>
        </m:r>
      </m:oMath>
      <w:r w:rsidR="00DD6453" w:rsidRPr="00DD6453">
        <w:rPr>
          <w:rFonts w:asciiTheme="majorHAnsi" w:hAnsiTheme="majorHAnsi" w:cstheme="majorHAnsi"/>
          <w:color w:val="000000" w:themeColor="text1"/>
        </w:rPr>
        <w:t xml:space="preserve">, sau đó là </w:t>
      </w:r>
      <m:oMath>
        <m:r>
          <w:rPr>
            <w:rFonts w:ascii="Cambria Math" w:hAnsi="Cambria Math" w:cstheme="majorHAnsi"/>
            <w:color w:val="000000" w:themeColor="text1"/>
          </w:rPr>
          <m:t>l</m:t>
        </m:r>
      </m:oMath>
      <w:r w:rsidR="00DD6453" w:rsidRPr="00DD6453">
        <w:rPr>
          <w:rFonts w:asciiTheme="majorHAnsi" w:hAnsiTheme="majorHAnsi" w:cstheme="majorHAnsi"/>
          <w:color w:val="000000" w:themeColor="text1"/>
        </w:rPr>
        <w:t>. Cổng ăng ten được chỉ định cho hoạt động này là p = 2000.</w:t>
      </w:r>
    </w:p>
    <w:p w14:paraId="54965450" w14:textId="48F6F5A7" w:rsidR="00443F20" w:rsidRPr="00443F20" w:rsidRDefault="00DD6453"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DD6453">
        <w:rPr>
          <w:rFonts w:asciiTheme="majorHAnsi" w:hAnsiTheme="majorHAnsi" w:cstheme="majorHAnsi"/>
          <w:color w:val="000000" w:themeColor="text1"/>
        </w:rPr>
        <w:t>Quá trình này có thể được mô tả từng bước như sau</w:t>
      </w:r>
      <w:r w:rsidR="00443F20" w:rsidRPr="00443F20">
        <w:rPr>
          <w:rFonts w:asciiTheme="majorHAnsi" w:hAnsiTheme="majorHAnsi" w:cstheme="majorHAnsi"/>
          <w:color w:val="000000" w:themeColor="text1"/>
        </w:rPr>
        <w:t>:</w:t>
      </w:r>
    </w:p>
    <w:p w14:paraId="262D6FCF" w14:textId="24E43C0B" w:rsidR="00443F20" w:rsidRPr="00443F20" w:rsidRDefault="00443F20"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gNB </w:t>
      </w:r>
      <w:r w:rsidR="000B387E" w:rsidRPr="000B387E">
        <w:rPr>
          <w:rFonts w:asciiTheme="majorHAnsi" w:hAnsiTheme="majorHAnsi" w:cstheme="majorHAnsi"/>
          <w:color w:val="000000" w:themeColor="text1"/>
          <w:sz w:val="24"/>
          <w:szCs w:val="24"/>
        </w:rPr>
        <w:t xml:space="preserve">chuẩn bị một khối các ký hiệu có giá trị phức được biểu diễn dưới dạng </w:t>
      </w:r>
      <w:r w:rsidRPr="00443F20">
        <w:rPr>
          <w:rFonts w:asciiTheme="majorHAnsi" w:hAnsiTheme="majorHAnsi" w:cstheme="majorHAnsi"/>
          <w:color w:val="000000" w:themeColor="text1"/>
          <w:sz w:val="24"/>
          <w:szCs w:val="24"/>
        </w:rPr>
        <w:t>d(0), d(1), ..., d(M</w:t>
      </w:r>
      <w:r w:rsidRPr="00443F20">
        <w:rPr>
          <w:rFonts w:asciiTheme="majorHAnsi" w:hAnsiTheme="majorHAnsi" w:cstheme="majorHAnsi"/>
          <w:color w:val="000000" w:themeColor="text1"/>
          <w:sz w:val="24"/>
          <w:szCs w:val="24"/>
          <w:vertAlign w:val="subscript"/>
        </w:rPr>
        <w:t>symb</w:t>
      </w:r>
      <w:r w:rsidRPr="00443F20">
        <w:rPr>
          <w:rFonts w:asciiTheme="majorHAnsi" w:hAnsiTheme="majorHAnsi" w:cstheme="majorHAnsi"/>
          <w:color w:val="000000" w:themeColor="text1"/>
          <w:sz w:val="24"/>
          <w:szCs w:val="24"/>
        </w:rPr>
        <w:t> - 1).</w:t>
      </w:r>
    </w:p>
    <w:p w14:paraId="38271D82" w14:textId="04A08C77" w:rsidR="00443F20" w:rsidRPr="00443F20" w:rsidRDefault="000B387E"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0B387E">
        <w:rPr>
          <w:rFonts w:asciiTheme="majorHAnsi" w:hAnsiTheme="majorHAnsi" w:cstheme="majorHAnsi"/>
          <w:color w:val="000000" w:themeColor="text1"/>
          <w:sz w:val="24"/>
          <w:szCs w:val="24"/>
        </w:rPr>
        <w:t xml:space="preserve">Mỗi ký </w:t>
      </w:r>
      <w:r>
        <w:rPr>
          <w:rFonts w:asciiTheme="majorHAnsi" w:hAnsiTheme="majorHAnsi" w:cstheme="majorHAnsi"/>
          <w:color w:val="000000" w:themeColor="text1"/>
          <w:sz w:val="24"/>
          <w:szCs w:val="24"/>
        </w:rPr>
        <w:t xml:space="preserve">tự </w:t>
      </w:r>
      <w:r w:rsidRPr="000B387E">
        <w:rPr>
          <w:rFonts w:asciiTheme="majorHAnsi" w:hAnsiTheme="majorHAnsi" w:cstheme="majorHAnsi"/>
          <w:color w:val="000000" w:themeColor="text1"/>
          <w:sz w:val="24"/>
          <w:szCs w:val="24"/>
        </w:rPr>
        <w:t>trong khối được chia tỷ lệ theo hệ số được xác định trước</w:t>
      </w:r>
      <w:r w:rsidR="00443F20" w:rsidRPr="00443F20">
        <w:rPr>
          <w:rFonts w:asciiTheme="majorHAnsi" w:hAnsiTheme="majorHAnsi" w:cstheme="majorHAnsi"/>
          <w:color w:val="000000" w:themeColor="text1"/>
          <w:sz w:val="24"/>
          <w:szCs w:val="24"/>
        </w:rPr>
        <w:t xml:space="preserve"> β</w:t>
      </w:r>
      <w:r w:rsidR="00443F20" w:rsidRPr="00443F20">
        <w:rPr>
          <w:rFonts w:asciiTheme="majorHAnsi" w:hAnsiTheme="majorHAnsi" w:cstheme="majorHAnsi"/>
          <w:color w:val="000000" w:themeColor="text1"/>
          <w:sz w:val="24"/>
          <w:szCs w:val="24"/>
          <w:vertAlign w:val="subscript"/>
        </w:rPr>
        <w:t>PDCCH</w:t>
      </w:r>
      <w:r w:rsidR="00443F20" w:rsidRPr="00443F20">
        <w:rPr>
          <w:rFonts w:asciiTheme="majorHAnsi" w:hAnsiTheme="majorHAnsi" w:cstheme="majorHAnsi"/>
          <w:color w:val="000000" w:themeColor="text1"/>
          <w:sz w:val="24"/>
          <w:szCs w:val="24"/>
        </w:rPr>
        <w:t>.</w:t>
      </w:r>
    </w:p>
    <w:p w14:paraId="2DDD6E04" w14:textId="77777777" w:rsidR="00485D02" w:rsidRDefault="000B387E"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0B387E">
        <w:rPr>
          <w:rFonts w:asciiTheme="majorHAnsi" w:hAnsiTheme="majorHAnsi" w:cstheme="majorHAnsi"/>
          <w:color w:val="000000" w:themeColor="text1"/>
          <w:sz w:val="24"/>
          <w:szCs w:val="24"/>
        </w:rPr>
        <w:t xml:space="preserve">Các ký </w:t>
      </w:r>
      <w:r>
        <w:rPr>
          <w:rFonts w:asciiTheme="majorHAnsi" w:hAnsiTheme="majorHAnsi" w:cstheme="majorHAnsi"/>
          <w:color w:val="000000" w:themeColor="text1"/>
          <w:sz w:val="24"/>
          <w:szCs w:val="24"/>
        </w:rPr>
        <w:t xml:space="preserve">tự </w:t>
      </w:r>
      <w:r w:rsidRPr="000B387E">
        <w:rPr>
          <w:rFonts w:asciiTheme="majorHAnsi" w:hAnsiTheme="majorHAnsi" w:cstheme="majorHAnsi"/>
          <w:color w:val="000000" w:themeColor="text1"/>
          <w:sz w:val="24"/>
          <w:szCs w:val="24"/>
        </w:rPr>
        <w:t xml:space="preserve">tỷ lệ được ánh xạ lên các phần tử tài nguyên, ký hiệu là </w:t>
      </w:r>
      <w:r w:rsidR="00443F20" w:rsidRPr="00443F20">
        <w:rPr>
          <w:rFonts w:asciiTheme="majorHAnsi" w:hAnsiTheme="majorHAnsi" w:cstheme="majorHAnsi"/>
          <w:color w:val="000000" w:themeColor="text1"/>
          <w:sz w:val="24"/>
          <w:szCs w:val="24"/>
        </w:rPr>
        <w:t>(k, l)</w:t>
      </w:r>
      <w:r w:rsidR="00443F20" w:rsidRPr="00443F20">
        <w:rPr>
          <w:rFonts w:asciiTheme="majorHAnsi" w:hAnsiTheme="majorHAnsi" w:cstheme="majorHAnsi"/>
          <w:color w:val="000000" w:themeColor="text1"/>
          <w:sz w:val="24"/>
          <w:szCs w:val="24"/>
          <w:vertAlign w:val="subscript"/>
        </w:rPr>
        <w:t>p,u</w:t>
      </w:r>
      <w:r w:rsidR="00443F20"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với </w:t>
      </w:r>
      <w:r w:rsidR="00443F20" w:rsidRPr="000B387E">
        <w:rPr>
          <w:rFonts w:asciiTheme="majorHAnsi" w:hAnsiTheme="majorHAnsi" w:cstheme="majorHAnsi"/>
          <w:i/>
          <w:iCs/>
          <w:color w:val="000000" w:themeColor="text1"/>
          <w:sz w:val="24"/>
          <w:szCs w:val="24"/>
        </w:rPr>
        <w:t>k</w:t>
      </w:r>
      <w:r w:rsidR="00443F20" w:rsidRPr="00443F20">
        <w:rPr>
          <w:rFonts w:asciiTheme="majorHAnsi" w:hAnsiTheme="majorHAnsi" w:cstheme="majorHAnsi"/>
          <w:color w:val="000000" w:themeColor="text1"/>
          <w:sz w:val="24"/>
          <w:szCs w:val="24"/>
        </w:rPr>
        <w:t xml:space="preserve"> </w:t>
      </w:r>
      <w:r w:rsidRPr="000B387E">
        <w:rPr>
          <w:rFonts w:asciiTheme="majorHAnsi" w:hAnsiTheme="majorHAnsi" w:cstheme="majorHAnsi"/>
          <w:color w:val="000000" w:themeColor="text1"/>
          <w:sz w:val="24"/>
          <w:szCs w:val="24"/>
        </w:rPr>
        <w:t xml:space="preserve">à chỉ số sóng mang </w:t>
      </w:r>
      <w:r>
        <w:rPr>
          <w:rFonts w:asciiTheme="majorHAnsi" w:hAnsiTheme="majorHAnsi" w:cstheme="majorHAnsi"/>
          <w:color w:val="000000" w:themeColor="text1"/>
          <w:sz w:val="24"/>
          <w:szCs w:val="24"/>
        </w:rPr>
        <w:t xml:space="preserve">con </w:t>
      </w:r>
      <w:r w:rsidRPr="000B387E">
        <w:rPr>
          <w:rFonts w:asciiTheme="majorHAnsi" w:hAnsiTheme="majorHAnsi" w:cstheme="majorHAnsi"/>
          <w:color w:val="000000" w:themeColor="text1"/>
          <w:sz w:val="24"/>
          <w:szCs w:val="24"/>
        </w:rPr>
        <w:t xml:space="preserve">và </w:t>
      </w:r>
      <w:r w:rsidRPr="00485D02">
        <w:rPr>
          <w:rFonts w:asciiTheme="majorHAnsi" w:hAnsiTheme="majorHAnsi" w:cstheme="majorHAnsi"/>
          <w:i/>
          <w:iCs/>
          <w:color w:val="000000" w:themeColor="text1"/>
          <w:sz w:val="24"/>
          <w:szCs w:val="24"/>
        </w:rPr>
        <w:t>l</w:t>
      </w:r>
      <w:r w:rsidRPr="000B387E">
        <w:rPr>
          <w:rFonts w:asciiTheme="majorHAnsi" w:hAnsiTheme="majorHAnsi" w:cstheme="majorHAnsi"/>
          <w:color w:val="000000" w:themeColor="text1"/>
          <w:sz w:val="24"/>
          <w:szCs w:val="24"/>
        </w:rPr>
        <w:t xml:space="preserve"> là chỉ số ký hiệu OFDM trong một </w:t>
      </w:r>
      <w:r>
        <w:rPr>
          <w:rFonts w:asciiTheme="majorHAnsi" w:hAnsiTheme="majorHAnsi" w:cstheme="majorHAnsi"/>
          <w:color w:val="000000" w:themeColor="text1"/>
          <w:sz w:val="24"/>
          <w:szCs w:val="24"/>
        </w:rPr>
        <w:t>slot</w:t>
      </w:r>
    </w:p>
    <w:p w14:paraId="0E29278D" w14:textId="77777777" w:rsidR="00485D02" w:rsidRDefault="00485D02"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485D02">
        <w:rPr>
          <w:rFonts w:asciiTheme="majorHAnsi" w:hAnsiTheme="majorHAnsi" w:cstheme="majorHAnsi"/>
          <w:color w:val="000000" w:themeColor="text1"/>
          <w:sz w:val="24"/>
          <w:szCs w:val="24"/>
        </w:rPr>
        <w:t xml:space="preserve">Ánh xạ này tuân theo thứ tự tăng dần, đầu tiên là theo chỉ số sóng mang con </w:t>
      </w:r>
      <w:r w:rsidRPr="00485D02">
        <w:rPr>
          <w:rFonts w:asciiTheme="majorHAnsi" w:hAnsiTheme="majorHAnsi" w:cstheme="majorHAnsi"/>
          <w:i/>
          <w:iCs/>
          <w:color w:val="000000" w:themeColor="text1"/>
          <w:sz w:val="24"/>
          <w:szCs w:val="24"/>
        </w:rPr>
        <w:t>k</w:t>
      </w:r>
      <w:r w:rsidRPr="00485D02">
        <w:rPr>
          <w:rFonts w:asciiTheme="majorHAnsi" w:hAnsiTheme="majorHAnsi" w:cstheme="majorHAnsi"/>
          <w:color w:val="000000" w:themeColor="text1"/>
          <w:sz w:val="24"/>
          <w:szCs w:val="24"/>
        </w:rPr>
        <w:t xml:space="preserve">, sau đó theo chỉ số ký </w:t>
      </w:r>
      <w:r>
        <w:rPr>
          <w:rFonts w:asciiTheme="majorHAnsi" w:hAnsiTheme="majorHAnsi" w:cstheme="majorHAnsi"/>
          <w:color w:val="000000" w:themeColor="text1"/>
          <w:sz w:val="24"/>
          <w:szCs w:val="24"/>
        </w:rPr>
        <w:t xml:space="preserve">tự </w:t>
      </w:r>
      <w:r w:rsidRPr="00485D02">
        <w:rPr>
          <w:rFonts w:asciiTheme="majorHAnsi" w:hAnsiTheme="majorHAnsi" w:cstheme="majorHAnsi"/>
          <w:color w:val="000000" w:themeColor="text1"/>
          <w:sz w:val="24"/>
          <w:szCs w:val="24"/>
        </w:rPr>
        <w:t xml:space="preserve">hiệu OFDM </w:t>
      </w:r>
      <w:r w:rsidRPr="00485D02">
        <w:rPr>
          <w:rFonts w:asciiTheme="majorHAnsi" w:hAnsiTheme="majorHAnsi" w:cstheme="majorHAnsi"/>
          <w:i/>
          <w:iCs/>
          <w:color w:val="000000" w:themeColor="text1"/>
          <w:sz w:val="24"/>
          <w:szCs w:val="24"/>
        </w:rPr>
        <w:t>l</w:t>
      </w:r>
      <w:r w:rsidRPr="00485D02">
        <w:rPr>
          <w:rFonts w:asciiTheme="majorHAnsi" w:hAnsiTheme="majorHAnsi" w:cstheme="majorHAnsi"/>
          <w:color w:val="000000" w:themeColor="text1"/>
          <w:sz w:val="24"/>
          <w:szCs w:val="24"/>
        </w:rPr>
        <w:t>.</w:t>
      </w:r>
    </w:p>
    <w:p w14:paraId="2596D8C9" w14:textId="77777777" w:rsidR="00485D02" w:rsidRDefault="00485D02"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485D02">
        <w:rPr>
          <w:rFonts w:asciiTheme="majorHAnsi" w:hAnsiTheme="majorHAnsi" w:cstheme="majorHAnsi"/>
          <w:color w:val="000000" w:themeColor="text1"/>
          <w:sz w:val="24"/>
          <w:szCs w:val="24"/>
        </w:rPr>
        <w:t>Đảm bảo rằng các thành phần tài nguyên được sử dụng cho PDCCH không trùng lặp với các thành phần tài nguyên được phân bổ cho PDCCH DMRS liên quan.</w:t>
      </w:r>
    </w:p>
    <w:p w14:paraId="294A890E" w14:textId="18CDADF2" w:rsidR="00485D02" w:rsidRPr="00485D02" w:rsidRDefault="00485D02"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485D02">
        <w:rPr>
          <w:rFonts w:asciiTheme="majorHAnsi" w:hAnsiTheme="majorHAnsi" w:cstheme="majorHAnsi"/>
          <w:color w:val="000000" w:themeColor="text1"/>
          <w:sz w:val="24"/>
          <w:szCs w:val="24"/>
        </w:rPr>
        <w:t>Cổng ăng-ten được sử dụng cho hoạt động này được chỉ định là p = 2000.</w:t>
      </w:r>
    </w:p>
    <w:p w14:paraId="5E825324" w14:textId="77777777" w:rsidR="00485D02" w:rsidRDefault="00485D02" w:rsidP="004605B6">
      <w:pPr>
        <w:spacing w:after="0" w:line="276" w:lineRule="auto"/>
        <w:jc w:val="both"/>
        <w:rPr>
          <w:rFonts w:asciiTheme="majorHAnsi" w:hAnsiTheme="majorHAnsi" w:cstheme="majorHAnsi"/>
          <w:color w:val="000000" w:themeColor="text1"/>
          <w:sz w:val="24"/>
          <w:szCs w:val="24"/>
        </w:rPr>
      </w:pPr>
    </w:p>
    <w:p w14:paraId="3EAF02A6" w14:textId="27074F84" w:rsidR="00E571D7" w:rsidRDefault="00485D02" w:rsidP="004605B6">
      <w:pPr>
        <w:spacing w:after="0" w:line="276" w:lineRule="auto"/>
        <w:jc w:val="both"/>
        <w:rPr>
          <w:rFonts w:asciiTheme="majorHAnsi" w:hAnsiTheme="majorHAnsi" w:cstheme="majorHAnsi"/>
          <w:color w:val="000000" w:themeColor="text1"/>
          <w:sz w:val="24"/>
          <w:szCs w:val="24"/>
        </w:rPr>
      </w:pPr>
      <w:r w:rsidRPr="00485D02">
        <w:rPr>
          <w:rFonts w:asciiTheme="majorHAnsi" w:hAnsiTheme="majorHAnsi" w:cstheme="majorHAnsi"/>
          <w:color w:val="000000" w:themeColor="text1"/>
          <w:sz w:val="24"/>
          <w:szCs w:val="24"/>
        </w:rPr>
        <w:t>Thông qua các bước này, gNB gán một cách có hệ thống các ký hiệu PDCCH cho các tài nguyên thích hợp trên lưới tần số-thời gian để truyền hiệu quả.</w:t>
      </w:r>
    </w:p>
    <w:p w14:paraId="032AE5AC" w14:textId="77777777" w:rsidR="00485D02" w:rsidRPr="00443F20" w:rsidRDefault="00485D02" w:rsidP="004605B6">
      <w:pPr>
        <w:spacing w:after="0" w:line="276" w:lineRule="auto"/>
        <w:jc w:val="both"/>
        <w:rPr>
          <w:rFonts w:asciiTheme="majorHAnsi" w:eastAsia="Times New Roman" w:hAnsiTheme="majorHAnsi" w:cstheme="majorHAnsi"/>
          <w:b/>
          <w:color w:val="000000" w:themeColor="text1"/>
          <w:sz w:val="24"/>
          <w:szCs w:val="24"/>
        </w:rPr>
      </w:pPr>
    </w:p>
    <w:p w14:paraId="0E4F5DC8" w14:textId="01541A0E" w:rsidR="006E752C" w:rsidRPr="00864465" w:rsidRDefault="006E752C" w:rsidP="004605B6">
      <w:pPr>
        <w:spacing w:after="0" w:line="276" w:lineRule="auto"/>
        <w:jc w:val="both"/>
        <w:rPr>
          <w:rFonts w:asciiTheme="majorHAnsi" w:eastAsia="Times New Roman" w:hAnsiTheme="majorHAnsi" w:cstheme="majorHAnsi"/>
          <w:b/>
          <w:color w:val="000000" w:themeColor="text1"/>
          <w:sz w:val="28"/>
          <w:szCs w:val="28"/>
        </w:rPr>
      </w:pPr>
      <w:r w:rsidRPr="00864465">
        <w:rPr>
          <w:rFonts w:asciiTheme="majorHAnsi" w:eastAsia="Times New Roman" w:hAnsiTheme="majorHAnsi" w:cstheme="majorHAnsi"/>
          <w:b/>
          <w:color w:val="000000" w:themeColor="text1"/>
          <w:sz w:val="28"/>
          <w:szCs w:val="28"/>
          <w:highlight w:val="yellow"/>
        </w:rPr>
        <w:t xml:space="preserve">6. Kênh </w:t>
      </w:r>
      <w:r w:rsidR="007556DD" w:rsidRPr="007556DD">
        <w:rPr>
          <w:rFonts w:asciiTheme="majorHAnsi" w:eastAsia="Times New Roman" w:hAnsiTheme="majorHAnsi" w:cstheme="majorHAnsi"/>
          <w:b/>
          <w:color w:val="000000" w:themeColor="text1"/>
          <w:sz w:val="28"/>
          <w:szCs w:val="28"/>
          <w:highlight w:val="yellow"/>
        </w:rPr>
        <w:t>PDSC - Physical downlink shared channel</w:t>
      </w:r>
    </w:p>
    <w:p w14:paraId="6673D3C7" w14:textId="6970F0B7" w:rsidR="004605B6" w:rsidRDefault="003F4FE1" w:rsidP="004605B6">
      <w:pPr>
        <w:pStyle w:val="Heading1"/>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6.1. Tổng quan kênh </w:t>
      </w:r>
      <w:r w:rsidR="00443F20" w:rsidRPr="00443F20">
        <w:rPr>
          <w:rFonts w:asciiTheme="majorHAnsi" w:hAnsiTheme="majorHAnsi" w:cstheme="majorHAnsi"/>
          <w:color w:val="000000" w:themeColor="text1"/>
          <w:sz w:val="24"/>
          <w:szCs w:val="24"/>
        </w:rPr>
        <w:t xml:space="preserve">PDSCH (Physical Data Shared Channel) </w:t>
      </w:r>
    </w:p>
    <w:p w14:paraId="23C2AE5D" w14:textId="41FE3602" w:rsidR="0072333E" w:rsidRDefault="0072333E" w:rsidP="004605B6">
      <w:pPr>
        <w:pStyle w:val="Heading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PDSCH là kênh vật lý đường xuống cung cấp dữ liệu người dùng từ gNB đến UE. </w:t>
      </w:r>
    </w:p>
    <w:p w14:paraId="3F38DC9B" w14:textId="77777777" w:rsidR="00055709" w:rsidRDefault="0072333E" w:rsidP="004605B6">
      <w:pPr>
        <w:pStyle w:val="Heading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Lưới tài nguyên: PDSCH chiếm một lưới tần số thời gian của các Khối tài nguyên (RB) trong một </w:t>
      </w:r>
      <w:r w:rsidR="00055709">
        <w:rPr>
          <w:rFonts w:asciiTheme="majorHAnsi" w:hAnsiTheme="majorHAnsi" w:cstheme="majorHAnsi"/>
          <w:b w:val="0"/>
          <w:bCs w:val="0"/>
          <w:color w:val="000000" w:themeColor="text1"/>
          <w:sz w:val="24"/>
          <w:szCs w:val="24"/>
        </w:rPr>
        <w:t>slot</w:t>
      </w:r>
      <w:r w:rsidR="004605B6" w:rsidRPr="004605B6">
        <w:rPr>
          <w:rFonts w:asciiTheme="majorHAnsi" w:hAnsiTheme="majorHAnsi" w:cstheme="majorHAnsi"/>
          <w:b w:val="0"/>
          <w:bCs w:val="0"/>
          <w:color w:val="000000" w:themeColor="text1"/>
          <w:sz w:val="24"/>
          <w:szCs w:val="24"/>
        </w:rPr>
        <w:t xml:space="preserve">. Số lượng ký </w:t>
      </w:r>
      <w:r w:rsidR="00055709">
        <w:rPr>
          <w:rFonts w:asciiTheme="majorHAnsi" w:hAnsiTheme="majorHAnsi" w:cstheme="majorHAnsi"/>
          <w:b w:val="0"/>
          <w:bCs w:val="0"/>
          <w:color w:val="000000" w:themeColor="text1"/>
          <w:sz w:val="24"/>
          <w:szCs w:val="24"/>
        </w:rPr>
        <w:t xml:space="preserve">tự </w:t>
      </w:r>
      <w:r w:rsidR="004605B6" w:rsidRPr="004605B6">
        <w:rPr>
          <w:rFonts w:asciiTheme="majorHAnsi" w:hAnsiTheme="majorHAnsi" w:cstheme="majorHAnsi"/>
          <w:b w:val="0"/>
          <w:bCs w:val="0"/>
          <w:color w:val="000000" w:themeColor="text1"/>
          <w:sz w:val="24"/>
          <w:szCs w:val="24"/>
        </w:rPr>
        <w:t xml:space="preserve">PDSCH OFDM tối đa trong một </w:t>
      </w:r>
      <w:r w:rsidR="00055709">
        <w:rPr>
          <w:rFonts w:asciiTheme="majorHAnsi" w:hAnsiTheme="majorHAnsi" w:cstheme="majorHAnsi"/>
          <w:b w:val="0"/>
          <w:bCs w:val="0"/>
          <w:color w:val="000000" w:themeColor="text1"/>
          <w:sz w:val="24"/>
          <w:szCs w:val="24"/>
        </w:rPr>
        <w:t xml:space="preserve">slot </w:t>
      </w:r>
      <w:r w:rsidR="004605B6" w:rsidRPr="004605B6">
        <w:rPr>
          <w:rFonts w:asciiTheme="majorHAnsi" w:hAnsiTheme="majorHAnsi" w:cstheme="majorHAnsi"/>
          <w:b w:val="0"/>
          <w:bCs w:val="0"/>
          <w:color w:val="000000" w:themeColor="text1"/>
          <w:sz w:val="24"/>
          <w:szCs w:val="24"/>
        </w:rPr>
        <w:t xml:space="preserve">là 14, nhưng trong hầu hết trường hợp, nó sử dụng ít hơn 14 vì thông thường một hoặc nhiều ký </w:t>
      </w:r>
      <w:r w:rsidR="00055709">
        <w:rPr>
          <w:rFonts w:asciiTheme="majorHAnsi" w:hAnsiTheme="majorHAnsi" w:cstheme="majorHAnsi"/>
          <w:b w:val="0"/>
          <w:bCs w:val="0"/>
          <w:color w:val="000000" w:themeColor="text1"/>
          <w:sz w:val="24"/>
          <w:szCs w:val="24"/>
        </w:rPr>
        <w:t xml:space="preserve">tự </w:t>
      </w:r>
      <w:r w:rsidR="004605B6" w:rsidRPr="004605B6">
        <w:rPr>
          <w:rFonts w:asciiTheme="majorHAnsi" w:hAnsiTheme="majorHAnsi" w:cstheme="majorHAnsi"/>
          <w:b w:val="0"/>
          <w:bCs w:val="0"/>
          <w:color w:val="000000" w:themeColor="text1"/>
          <w:sz w:val="24"/>
          <w:szCs w:val="24"/>
        </w:rPr>
        <w:t xml:space="preserve">OFDM được sử dụng cho PDCCH. </w:t>
      </w:r>
    </w:p>
    <w:p w14:paraId="44D04520" w14:textId="77777777" w:rsidR="00055709" w:rsidRDefault="00055709" w:rsidP="004605B6">
      <w:pPr>
        <w:pStyle w:val="Heading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Pr="00055709">
        <w:rPr>
          <w:rFonts w:asciiTheme="majorHAnsi" w:hAnsiTheme="majorHAnsi" w:cstheme="majorHAnsi"/>
          <w:b w:val="0"/>
          <w:bCs w:val="0"/>
          <w:color w:val="000000" w:themeColor="text1"/>
          <w:sz w:val="24"/>
          <w:szCs w:val="24"/>
        </w:rPr>
        <w:t>Scheduling</w:t>
      </w:r>
      <w:r w:rsidR="004605B6" w:rsidRPr="004605B6">
        <w:rPr>
          <w:rFonts w:asciiTheme="majorHAnsi" w:hAnsiTheme="majorHAnsi" w:cstheme="majorHAnsi"/>
          <w:b w:val="0"/>
          <w:bCs w:val="0"/>
          <w:color w:val="000000" w:themeColor="text1"/>
          <w:sz w:val="24"/>
          <w:szCs w:val="24"/>
        </w:rPr>
        <w:t xml:space="preserve">: gNB lập lịch trình tài nguyên PDSCH cho các UE dựa trên chất lượng kênh, yêu cầu dữ liệu và cân nhắc về tính công bằng. </w:t>
      </w:r>
    </w:p>
    <w:p w14:paraId="1693F03F" w14:textId="77777777" w:rsidR="00055709" w:rsidRDefault="00055709" w:rsidP="004605B6">
      <w:pPr>
        <w:pStyle w:val="Heading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Điều chế: PDSCH hỗ trợ các sơ đồ điều chế khác nhau như QPSK, 16QAM, 64QAM và 256QAM để đáp ứng các điều kiện kênh và tốc độ dữ liệu khác nhau. </w:t>
      </w:r>
    </w:p>
    <w:p w14:paraId="07947553" w14:textId="77777777" w:rsidR="00963B9B" w:rsidRDefault="00055709" w:rsidP="004605B6">
      <w:pPr>
        <w:pStyle w:val="Heading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Mã hóa kênh: PDSCH sử dụng mã hóa LDPC (</w:t>
      </w:r>
      <w:r w:rsidR="00963B9B" w:rsidRPr="00963B9B">
        <w:rPr>
          <w:rFonts w:asciiTheme="majorHAnsi" w:hAnsiTheme="majorHAnsi" w:cstheme="majorHAnsi"/>
          <w:b w:val="0"/>
          <w:bCs w:val="0"/>
          <w:color w:val="000000" w:themeColor="text1"/>
          <w:sz w:val="24"/>
          <w:szCs w:val="24"/>
        </w:rPr>
        <w:t>Low-Density Parity-Check</w:t>
      </w:r>
      <w:r w:rsidR="004605B6" w:rsidRPr="004605B6">
        <w:rPr>
          <w:rFonts w:asciiTheme="majorHAnsi" w:hAnsiTheme="majorHAnsi" w:cstheme="majorHAnsi"/>
          <w:b w:val="0"/>
          <w:bCs w:val="0"/>
          <w:color w:val="000000" w:themeColor="text1"/>
          <w:sz w:val="24"/>
          <w:szCs w:val="24"/>
        </w:rPr>
        <w:t xml:space="preserve">) để cung cấp khả năng sửa lỗi chuyển tiếp, nâng cao độ tin cậy của việc truyền dữ liệu qua kênh không dây. </w:t>
      </w:r>
    </w:p>
    <w:p w14:paraId="32FA27BE" w14:textId="73CD2989" w:rsidR="00963B9B" w:rsidRDefault="00963B9B" w:rsidP="004605B6">
      <w:pPr>
        <w:pStyle w:val="Heading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Pr="00963B9B">
        <w:rPr>
          <w:rFonts w:asciiTheme="majorHAnsi" w:hAnsiTheme="majorHAnsi" w:cstheme="majorHAnsi"/>
          <w:b w:val="0"/>
          <w:bCs w:val="0"/>
          <w:color w:val="000000" w:themeColor="text1"/>
          <w:sz w:val="24"/>
          <w:szCs w:val="24"/>
        </w:rPr>
        <w:t>Layer Mapping</w:t>
      </w:r>
      <w:r w:rsidR="004605B6" w:rsidRPr="004605B6">
        <w:rPr>
          <w:rFonts w:asciiTheme="majorHAnsi" w:hAnsiTheme="majorHAnsi" w:cstheme="majorHAnsi"/>
          <w:b w:val="0"/>
          <w:bCs w:val="0"/>
          <w:color w:val="000000" w:themeColor="text1"/>
          <w:sz w:val="24"/>
          <w:szCs w:val="24"/>
        </w:rPr>
        <w:t xml:space="preserve">: Trong hệ thống </w:t>
      </w:r>
      <w:r>
        <w:rPr>
          <w:rFonts w:asciiTheme="majorHAnsi" w:hAnsiTheme="majorHAnsi" w:cstheme="majorHAnsi"/>
          <w:b w:val="0"/>
          <w:bCs w:val="0"/>
          <w:color w:val="000000" w:themeColor="text1"/>
          <w:sz w:val="24"/>
          <w:szCs w:val="24"/>
        </w:rPr>
        <w:t xml:space="preserve">MIMO, </w:t>
      </w:r>
      <w:r w:rsidR="004605B6" w:rsidRPr="004605B6">
        <w:rPr>
          <w:rFonts w:asciiTheme="majorHAnsi" w:hAnsiTheme="majorHAnsi" w:cstheme="majorHAnsi"/>
          <w:b w:val="0"/>
          <w:bCs w:val="0"/>
          <w:color w:val="000000" w:themeColor="text1"/>
          <w:sz w:val="24"/>
          <w:szCs w:val="24"/>
        </w:rPr>
        <w:t xml:space="preserve">PDSCH được phân bổ giữa nhiều lớp. </w:t>
      </w:r>
    </w:p>
    <w:p w14:paraId="52A3E700" w14:textId="77777777" w:rsidR="008C2F5D" w:rsidRDefault="00963B9B" w:rsidP="004605B6">
      <w:pPr>
        <w:pStyle w:val="Heading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Pr="00963B9B">
        <w:rPr>
          <w:rFonts w:asciiTheme="majorHAnsi" w:hAnsiTheme="majorHAnsi" w:cstheme="majorHAnsi"/>
          <w:b w:val="0"/>
          <w:bCs w:val="0"/>
          <w:color w:val="000000" w:themeColor="text1"/>
          <w:sz w:val="24"/>
          <w:szCs w:val="24"/>
        </w:rPr>
        <w:t>Rate Matching</w:t>
      </w:r>
      <w:r w:rsidR="004605B6" w:rsidRPr="004605B6">
        <w:rPr>
          <w:rFonts w:asciiTheme="majorHAnsi" w:hAnsiTheme="majorHAnsi" w:cstheme="majorHAnsi"/>
          <w:b w:val="0"/>
          <w:bCs w:val="0"/>
          <w:color w:val="000000" w:themeColor="text1"/>
          <w:sz w:val="24"/>
          <w:szCs w:val="24"/>
        </w:rPr>
        <w:t xml:space="preserve">: PDSCH sử dụng </w:t>
      </w:r>
      <w:r w:rsidRPr="00963B9B">
        <w:rPr>
          <w:rFonts w:asciiTheme="majorHAnsi" w:hAnsiTheme="majorHAnsi" w:cstheme="majorHAnsi"/>
          <w:b w:val="0"/>
          <w:bCs w:val="0"/>
          <w:color w:val="000000" w:themeColor="text1"/>
          <w:sz w:val="24"/>
          <w:szCs w:val="24"/>
        </w:rPr>
        <w:t>Rate Matching</w:t>
      </w: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để điều chỉnh tốc độ dữ liệu được mã hóa cho phù hợp với tài nguyên được phân bổ, đáp ứng các yêu cầu UE và điều kiện kênh khác nhau. </w:t>
      </w:r>
    </w:p>
    <w:p w14:paraId="20BCF892" w14:textId="03516CE2" w:rsidR="004605B6" w:rsidRPr="004605B6" w:rsidRDefault="008C2F5D" w:rsidP="004605B6">
      <w:pPr>
        <w:pStyle w:val="Heading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DMRS: </w:t>
      </w:r>
      <w:r w:rsidR="004605B6" w:rsidRPr="004605B6">
        <w:rPr>
          <w:rFonts w:asciiTheme="majorHAnsi" w:hAnsiTheme="majorHAnsi" w:cstheme="majorHAnsi"/>
          <w:b w:val="0"/>
          <w:bCs w:val="0"/>
          <w:color w:val="000000" w:themeColor="text1"/>
          <w:sz w:val="24"/>
          <w:szCs w:val="24"/>
        </w:rPr>
        <w:t xml:space="preserve">PDSCH bao gồm DMRS để hỗ trợ UE trong việc ước tính và giải điều chế kênh, đảm bảo thu dữ liệu chính xác </w:t>
      </w:r>
    </w:p>
    <w:p w14:paraId="046E939B" w14:textId="77777777" w:rsidR="004605B6" w:rsidRDefault="004605B6" w:rsidP="004605B6">
      <w:pPr>
        <w:pStyle w:val="Heading1"/>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p>
    <w:p w14:paraId="5A12ADA1" w14:textId="798A8FD6" w:rsidR="000A237F" w:rsidRPr="00D666B5" w:rsidRDefault="000A237F" w:rsidP="000A237F">
      <w:pPr>
        <w:pStyle w:val="NormalWeb"/>
        <w:shd w:val="clear" w:color="auto" w:fill="FFFFFF"/>
        <w:spacing w:after="0" w:line="276" w:lineRule="auto"/>
        <w:jc w:val="both"/>
        <w:rPr>
          <w:rFonts w:asciiTheme="majorHAnsi" w:hAnsiTheme="majorHAnsi" w:cstheme="majorHAnsi"/>
          <w:color w:val="000000" w:themeColor="text1"/>
        </w:rPr>
      </w:pPr>
      <w:r w:rsidRPr="00D666B5">
        <w:rPr>
          <w:rFonts w:asciiTheme="majorHAnsi" w:hAnsiTheme="majorHAnsi" w:cstheme="majorHAnsi"/>
          <w:color w:val="000000" w:themeColor="text1"/>
        </w:rPr>
        <w:lastRenderedPageBreak/>
        <w:t xml:space="preserve">- </w:t>
      </w:r>
      <w:r w:rsidR="009658F4" w:rsidRPr="009658F4">
        <w:rPr>
          <w:rFonts w:asciiTheme="majorHAnsi" w:hAnsiTheme="majorHAnsi" w:cstheme="majorHAnsi"/>
          <w:color w:val="000000" w:themeColor="text1"/>
        </w:rPr>
        <w:t>Q</w:t>
      </w:r>
      <w:r w:rsidRPr="00D666B5">
        <w:rPr>
          <w:rFonts w:asciiTheme="majorHAnsi" w:hAnsiTheme="majorHAnsi" w:cstheme="majorHAnsi"/>
          <w:color w:val="000000" w:themeColor="text1"/>
        </w:rPr>
        <w:t xml:space="preserve">uá trình chuyển đổi dữ liệu người dùng thành dữ liệu PDSCH và truyền nó qua từng ăng-ten truyền dẫn. </w:t>
      </w:r>
      <w:r w:rsidR="009658F4" w:rsidRPr="00CE3F01">
        <w:rPr>
          <w:rFonts w:asciiTheme="majorHAnsi" w:hAnsiTheme="majorHAnsi" w:cstheme="majorHAnsi"/>
          <w:color w:val="000000" w:themeColor="text1"/>
        </w:rPr>
        <w:t>N</w:t>
      </w:r>
      <w:r w:rsidRPr="00D666B5">
        <w:rPr>
          <w:rFonts w:asciiTheme="majorHAnsi" w:hAnsiTheme="majorHAnsi" w:cstheme="majorHAnsi"/>
          <w:color w:val="000000" w:themeColor="text1"/>
        </w:rPr>
        <w:t xml:space="preserve">hững yếu tố tham gia vào quá trình này. Phần quan trọng (cốt lõi) là Quá trình vận chuyển và DCI và RRC có nhiệm vụ cung cấp (cấu hình) một số tham số cho quá trình vận chuyển. Trong LTE, hầu hết các tham số truyền tải được cố định hoặc xác định tự động bằng thuật toán quá trình truyền tải và chỉ một số lượng nhỏ tham số được cấu hình bởi DCI nhưng </w:t>
      </w:r>
      <w:r w:rsidR="006F09A1">
        <w:rPr>
          <w:rFonts w:asciiTheme="majorHAnsi" w:hAnsiTheme="majorHAnsi" w:cstheme="majorHAnsi"/>
          <w:color w:val="000000" w:themeColor="text1"/>
        </w:rPr>
        <w:t xml:space="preserve">bản </w:t>
      </w:r>
      <w:r w:rsidR="006F09A1" w:rsidRPr="006F09A1">
        <w:rPr>
          <w:rFonts w:asciiTheme="majorHAnsi" w:hAnsiTheme="majorHAnsi" w:cstheme="majorHAnsi"/>
          <w:color w:val="000000" w:themeColor="text1"/>
        </w:rPr>
        <w:t>tin</w:t>
      </w:r>
      <w:r w:rsidRPr="00D666B5">
        <w:rPr>
          <w:rFonts w:asciiTheme="majorHAnsi" w:hAnsiTheme="majorHAnsi" w:cstheme="majorHAnsi"/>
          <w:color w:val="000000" w:themeColor="text1"/>
        </w:rPr>
        <w:t xml:space="preserve"> RRC không ảnh hưởng nhiều đến quá trình này. Tuy nhiên, trong NR, nhiều tham số quy trình truyền tải được cung cấp (cấu hình) không chỉ bởi DCI mà còn </w:t>
      </w:r>
      <w:r w:rsidR="006F09A1">
        <w:rPr>
          <w:rFonts w:asciiTheme="majorHAnsi" w:hAnsiTheme="majorHAnsi" w:cstheme="majorHAnsi"/>
          <w:color w:val="000000" w:themeColor="text1"/>
        </w:rPr>
        <w:t xml:space="preserve">bởi bản tin </w:t>
      </w:r>
      <w:r w:rsidRPr="00D666B5">
        <w:rPr>
          <w:rFonts w:asciiTheme="majorHAnsi" w:hAnsiTheme="majorHAnsi" w:cstheme="majorHAnsi"/>
          <w:color w:val="000000" w:themeColor="text1"/>
        </w:rPr>
        <w:t>RRC</w:t>
      </w:r>
      <w:r w:rsidR="0061155A">
        <w:rPr>
          <w:rFonts w:asciiTheme="majorHAnsi" w:hAnsiTheme="majorHAnsi" w:cstheme="majorHAnsi"/>
          <w:color w:val="000000" w:themeColor="text1"/>
        </w:rPr>
        <w:t xml:space="preserve"> =&gt; quá </w:t>
      </w:r>
      <w:r w:rsidRPr="00D666B5">
        <w:rPr>
          <w:rFonts w:asciiTheme="majorHAnsi" w:hAnsiTheme="majorHAnsi" w:cstheme="majorHAnsi"/>
          <w:color w:val="000000" w:themeColor="text1"/>
        </w:rPr>
        <w:t>trình sẽ trở nên linh hoạt hơn nhưng việc khắc phục sự cố cho quy trình sẽ trở nên khó khăn hơn.</w:t>
      </w:r>
    </w:p>
    <w:p w14:paraId="3E11E67D" w14:textId="4E4043B4" w:rsidR="00D666B5" w:rsidRPr="00347ED6" w:rsidRDefault="00D666B5" w:rsidP="00347ED6">
      <w:pPr>
        <w:pStyle w:val="Heading1"/>
        <w:shd w:val="clear" w:color="auto" w:fill="FFFFFF"/>
        <w:spacing w:after="0" w:line="276" w:lineRule="auto"/>
        <w:jc w:val="both"/>
        <w:rPr>
          <w:rFonts w:asciiTheme="majorHAnsi" w:hAnsiTheme="majorHAnsi" w:cstheme="majorHAnsi"/>
          <w:b w:val="0"/>
          <w:bCs w:val="0"/>
          <w:color w:val="000000" w:themeColor="text1"/>
          <w:kern w:val="0"/>
          <w:sz w:val="24"/>
          <w:szCs w:val="24"/>
          <w:lang w:val="en-US"/>
        </w:rPr>
      </w:pPr>
      <w:bookmarkStart w:id="13" w:name="PDSCH_Transport_Process"/>
      <w:r w:rsidRPr="00D666B5">
        <w:rPr>
          <w:rFonts w:asciiTheme="majorHAnsi" w:hAnsiTheme="majorHAnsi" w:cstheme="majorHAnsi"/>
          <w:b w:val="0"/>
          <w:bCs w:val="0"/>
          <w:color w:val="000000" w:themeColor="text1"/>
          <w:kern w:val="0"/>
          <w:sz w:val="24"/>
          <w:szCs w:val="24"/>
        </w:rPr>
        <w:t>- PDSCH Transport Process: (1) Transport block CRC attachment =&gt; (2) LDPC base graph selection =&gt; (3) Code block segmentation And Code Block CRC Attachment =&gt; (4) Channel Coding</w:t>
      </w:r>
      <w:r w:rsidR="00347ED6">
        <w:rPr>
          <w:rFonts w:asciiTheme="majorHAnsi" w:hAnsiTheme="majorHAnsi" w:cstheme="majorHAnsi"/>
          <w:b w:val="0"/>
          <w:bCs w:val="0"/>
          <w:color w:val="000000" w:themeColor="text1"/>
          <w:kern w:val="0"/>
          <w:sz w:val="24"/>
          <w:szCs w:val="24"/>
          <w:lang w:val="en-US"/>
        </w:rPr>
        <w:t xml:space="preserve"> =&gt; </w:t>
      </w:r>
      <w:r w:rsidRPr="00D666B5">
        <w:rPr>
          <w:rFonts w:asciiTheme="majorHAnsi" w:hAnsiTheme="majorHAnsi" w:cstheme="majorHAnsi"/>
          <w:b w:val="0"/>
          <w:bCs w:val="0"/>
          <w:color w:val="000000" w:themeColor="text1"/>
          <w:kern w:val="0"/>
          <w:sz w:val="24"/>
          <w:szCs w:val="24"/>
          <w:lang w:val="en-US"/>
        </w:rPr>
        <w:t>(5) Rate Matching</w:t>
      </w:r>
      <w:r w:rsidR="00347ED6">
        <w:rPr>
          <w:rFonts w:asciiTheme="majorHAnsi" w:hAnsiTheme="majorHAnsi" w:cstheme="majorHAnsi"/>
          <w:b w:val="0"/>
          <w:bCs w:val="0"/>
          <w:color w:val="000000" w:themeColor="text1"/>
          <w:kern w:val="0"/>
          <w:sz w:val="24"/>
          <w:szCs w:val="24"/>
          <w:lang w:val="en-US"/>
        </w:rPr>
        <w:t xml:space="preserve"> =&gt; </w:t>
      </w:r>
      <w:r w:rsidR="00347ED6" w:rsidRPr="00347ED6">
        <w:rPr>
          <w:rFonts w:asciiTheme="majorHAnsi" w:hAnsiTheme="majorHAnsi" w:cstheme="majorHAnsi"/>
          <w:b w:val="0"/>
          <w:bCs w:val="0"/>
          <w:color w:val="000000" w:themeColor="text1"/>
          <w:kern w:val="0"/>
          <w:sz w:val="24"/>
          <w:szCs w:val="24"/>
          <w:lang w:val="en-US"/>
        </w:rPr>
        <w:t>(6) Code Block Concatenation</w:t>
      </w:r>
      <w:r w:rsidR="00347ED6">
        <w:rPr>
          <w:rFonts w:asciiTheme="majorHAnsi" w:hAnsiTheme="majorHAnsi" w:cstheme="majorHAnsi"/>
          <w:b w:val="0"/>
          <w:bCs w:val="0"/>
          <w:color w:val="000000" w:themeColor="text1"/>
          <w:kern w:val="0"/>
          <w:sz w:val="24"/>
          <w:szCs w:val="24"/>
          <w:lang w:val="en-US"/>
        </w:rPr>
        <w:t xml:space="preserve"> =&gt; </w:t>
      </w:r>
      <w:r w:rsidR="00347ED6" w:rsidRPr="00347ED6">
        <w:rPr>
          <w:rFonts w:asciiTheme="majorHAnsi" w:hAnsiTheme="majorHAnsi" w:cstheme="majorHAnsi"/>
          <w:b w:val="0"/>
          <w:bCs w:val="0"/>
          <w:color w:val="000000" w:themeColor="text1"/>
          <w:kern w:val="0"/>
          <w:sz w:val="24"/>
          <w:szCs w:val="24"/>
          <w:lang w:val="en-US"/>
        </w:rPr>
        <w:t xml:space="preserve">(7) Scrambling </w:t>
      </w:r>
      <w:r w:rsidR="00347ED6">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 xml:space="preserve">(8) Modulation </w:t>
      </w:r>
      <w:r w:rsidR="00347ED6">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 xml:space="preserve">(9) Layer Mapping </w:t>
      </w:r>
      <w:r w:rsidR="00347ED6">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 xml:space="preserve">(10) Antenna Port Mapping </w:t>
      </w:r>
      <w:r w:rsidR="00347ED6">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 xml:space="preserve">(11) Mapping to VRB </w:t>
      </w:r>
      <w:r w:rsidR="00EC1A20">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(12) Mapping from virtual to physical resource blocks</w:t>
      </w:r>
    </w:p>
    <w:p w14:paraId="4EB5B968" w14:textId="71225E05" w:rsidR="00443F20" w:rsidRPr="003F4FE1" w:rsidRDefault="003F4FE1" w:rsidP="00ED4B22">
      <w:pPr>
        <w:pStyle w:val="Heading1"/>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6.2. </w:t>
      </w:r>
      <w:bookmarkEnd w:id="13"/>
      <w:r w:rsidRPr="003F4FE1">
        <w:rPr>
          <w:rFonts w:asciiTheme="majorHAnsi" w:hAnsiTheme="majorHAnsi" w:cstheme="majorHAnsi"/>
          <w:color w:val="000000" w:themeColor="text1"/>
          <w:sz w:val="24"/>
          <w:szCs w:val="24"/>
          <w14:ligatures w14:val="none"/>
        </w:rPr>
        <w:t>Cấu trúc kênh PDSCH và thuật toán của các module trong kênh PDSCH</w:t>
      </w:r>
    </w:p>
    <w:p w14:paraId="2C96BB06" w14:textId="6E78E0E1" w:rsidR="00443F20" w:rsidRPr="00443F20" w:rsidRDefault="00443F20" w:rsidP="00ED4B22">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FEE960C" wp14:editId="6AAD55A7">
            <wp:extent cx="3279347" cy="3306758"/>
            <wp:effectExtent l="0" t="0" r="0" b="0"/>
            <wp:docPr id="463260683" name="Hình ảnh 3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0683" name="Hình ảnh 38" descr="Ảnh có chứa văn bản, ảnh chụp màn hình, Phông chữ, số&#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9789" cy="3327371"/>
                    </a:xfrm>
                    <a:prstGeom prst="rect">
                      <a:avLst/>
                    </a:prstGeom>
                    <a:noFill/>
                    <a:ln>
                      <a:noFill/>
                    </a:ln>
                  </pic:spPr>
                </pic:pic>
              </a:graphicData>
            </a:graphic>
          </wp:inline>
        </w:drawing>
      </w:r>
    </w:p>
    <w:p w14:paraId="4983DE06" w14:textId="478448F1"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Transport Block CRC Attachment: PDSCH data a</w:t>
      </w:r>
      <w:r w:rsidRPr="00443F20">
        <w:rPr>
          <w:rFonts w:asciiTheme="majorHAnsi" w:hAnsiTheme="majorHAnsi" w:cstheme="majorHAnsi"/>
          <w:color w:val="000000" w:themeColor="text1"/>
          <w:sz w:val="24"/>
          <w:szCs w:val="24"/>
          <w:vertAlign w:val="subscript"/>
        </w:rPr>
        <w:t>0</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1</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2</w:t>
      </w:r>
      <w:r w:rsidRPr="00443F20">
        <w:rPr>
          <w:rFonts w:asciiTheme="majorHAnsi" w:hAnsiTheme="majorHAnsi" w:cstheme="majorHAnsi"/>
          <w:color w:val="000000" w:themeColor="text1"/>
          <w:sz w:val="24"/>
          <w:szCs w:val="24"/>
        </w:rPr>
        <w:t>, ..., a</w:t>
      </w:r>
      <w:r w:rsidRPr="00443F20">
        <w:rPr>
          <w:rFonts w:asciiTheme="majorHAnsi" w:hAnsiTheme="majorHAnsi" w:cstheme="majorHAnsi"/>
          <w:color w:val="000000" w:themeColor="text1"/>
          <w:sz w:val="24"/>
          <w:szCs w:val="24"/>
          <w:vertAlign w:val="subscript"/>
        </w:rPr>
        <w:t>A-1</w:t>
      </w:r>
      <w:r w:rsidRPr="00443F20">
        <w:rPr>
          <w:rFonts w:asciiTheme="majorHAnsi" w:hAnsiTheme="majorHAnsi" w:cstheme="majorHAnsi"/>
          <w:color w:val="000000" w:themeColor="text1"/>
          <w:sz w:val="24"/>
          <w:szCs w:val="24"/>
        </w:rPr>
        <w:t> </w:t>
      </w:r>
      <w:r w:rsidR="0061155A">
        <w:rPr>
          <w:rFonts w:asciiTheme="majorHAnsi" w:hAnsiTheme="majorHAnsi" w:cstheme="majorHAnsi"/>
          <w:color w:val="000000" w:themeColor="text1"/>
          <w:sz w:val="24"/>
          <w:szCs w:val="24"/>
        </w:rPr>
        <w:t>đi qua một</w:t>
      </w:r>
      <w:r w:rsidRPr="00443F20">
        <w:rPr>
          <w:rFonts w:asciiTheme="majorHAnsi" w:hAnsiTheme="majorHAnsi" w:cstheme="majorHAnsi"/>
          <w:color w:val="000000" w:themeColor="text1"/>
          <w:sz w:val="24"/>
          <w:szCs w:val="24"/>
        </w:rPr>
        <w:t xml:space="preserve"> CRC attachment</w:t>
      </w:r>
      <w:r w:rsidR="002F60D9">
        <w:rPr>
          <w:rFonts w:asciiTheme="majorHAnsi" w:hAnsiTheme="majorHAnsi" w:cstheme="majorHAnsi"/>
          <w:color w:val="000000" w:themeColor="text1"/>
          <w:sz w:val="24"/>
          <w:szCs w:val="24"/>
        </w:rPr>
        <w:t xml:space="preserve"> để </w:t>
      </w:r>
      <w:r w:rsidR="002F60D9" w:rsidRPr="002F60D9">
        <w:rPr>
          <w:rFonts w:asciiTheme="majorHAnsi" w:hAnsiTheme="majorHAnsi" w:cstheme="majorHAnsi"/>
          <w:color w:val="000000" w:themeColor="text1"/>
          <w:sz w:val="24"/>
          <w:szCs w:val="24"/>
        </w:rPr>
        <w:t xml:space="preserve">phát hiện lỗi ở phía </w:t>
      </w:r>
      <w:r w:rsidR="002F60D9">
        <w:rPr>
          <w:rFonts w:asciiTheme="majorHAnsi" w:hAnsiTheme="majorHAnsi" w:cstheme="majorHAnsi"/>
          <w:color w:val="000000" w:themeColor="text1"/>
          <w:sz w:val="24"/>
          <w:szCs w:val="24"/>
        </w:rPr>
        <w:t>máy thu</w:t>
      </w:r>
      <w:r w:rsidRPr="00443F20">
        <w:rPr>
          <w:rFonts w:asciiTheme="majorHAnsi" w:hAnsiTheme="majorHAnsi" w:cstheme="majorHAnsi"/>
          <w:color w:val="000000" w:themeColor="text1"/>
          <w:sz w:val="24"/>
          <w:szCs w:val="24"/>
        </w:rPr>
        <w:t>.</w:t>
      </w:r>
    </w:p>
    <w:p w14:paraId="62E95755" w14:textId="4A789A3D"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LDPC Base Graph Selection: </w:t>
      </w:r>
      <w:r w:rsidR="002F60D9" w:rsidRPr="002F60D9">
        <w:rPr>
          <w:rFonts w:asciiTheme="majorHAnsi" w:hAnsiTheme="majorHAnsi" w:cstheme="majorHAnsi"/>
          <w:color w:val="000000" w:themeColor="text1"/>
          <w:sz w:val="24"/>
          <w:szCs w:val="24"/>
        </w:rPr>
        <w:t>Sau khi đính kèm CRC, dữ liệu được xử lý thông qua mã hóa LDPC (Low-Density Parity-Check) nhằm mục đích sửa lỗi</w:t>
      </w:r>
      <w:r w:rsidRPr="00443F20">
        <w:rPr>
          <w:rFonts w:asciiTheme="majorHAnsi" w:hAnsiTheme="majorHAnsi" w:cstheme="majorHAnsi"/>
          <w:color w:val="000000" w:themeColor="text1"/>
          <w:sz w:val="24"/>
          <w:szCs w:val="24"/>
        </w:rPr>
        <w:t>.</w:t>
      </w:r>
    </w:p>
    <w:p w14:paraId="2CC838D6" w14:textId="10E4F7DD"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Code Block Segmentation </w:t>
      </w:r>
      <w:r w:rsidR="002F60D9">
        <w:rPr>
          <w:rFonts w:asciiTheme="majorHAnsi" w:hAnsiTheme="majorHAnsi" w:cstheme="majorHAnsi"/>
          <w:color w:val="000000" w:themeColor="text1"/>
          <w:sz w:val="24"/>
          <w:szCs w:val="24"/>
        </w:rPr>
        <w:t xml:space="preserve">và </w:t>
      </w:r>
      <w:r w:rsidRPr="00443F20">
        <w:rPr>
          <w:rFonts w:asciiTheme="majorHAnsi" w:hAnsiTheme="majorHAnsi" w:cstheme="majorHAnsi"/>
          <w:color w:val="000000" w:themeColor="text1"/>
          <w:sz w:val="24"/>
          <w:szCs w:val="24"/>
        </w:rPr>
        <w:t xml:space="preserve">CRC Attachment: </w:t>
      </w:r>
      <w:r w:rsidR="002F60D9" w:rsidRPr="002F60D9">
        <w:rPr>
          <w:rFonts w:asciiTheme="majorHAnsi" w:hAnsiTheme="majorHAnsi" w:cstheme="majorHAnsi"/>
          <w:color w:val="000000" w:themeColor="text1"/>
          <w:sz w:val="24"/>
          <w:szCs w:val="24"/>
        </w:rPr>
        <w:t>Dữ liệu sau đó được phân chia thành các khối mã nhỏ hơn và một CRC khác được gắn vào mỗi khối</w:t>
      </w:r>
      <w:r w:rsidRPr="00443F20">
        <w:rPr>
          <w:rFonts w:asciiTheme="majorHAnsi" w:hAnsiTheme="majorHAnsi" w:cstheme="majorHAnsi"/>
          <w:color w:val="000000" w:themeColor="text1"/>
          <w:sz w:val="24"/>
          <w:szCs w:val="24"/>
        </w:rPr>
        <w:t>.</w:t>
      </w:r>
    </w:p>
    <w:p w14:paraId="1839453B" w14:textId="4FB2BA8C"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Channel Coding: </w:t>
      </w:r>
      <w:r w:rsidR="00103DEC" w:rsidRPr="00103DEC">
        <w:rPr>
          <w:rFonts w:asciiTheme="majorHAnsi" w:hAnsiTheme="majorHAnsi" w:cstheme="majorHAnsi"/>
          <w:color w:val="000000" w:themeColor="text1"/>
          <w:sz w:val="24"/>
          <w:szCs w:val="24"/>
        </w:rPr>
        <w:t>Các khối mã được mã hóa kênh để bảo vệ khỏi lỗi trong quá trình truyền</w:t>
      </w:r>
      <w:r w:rsidRPr="00443F20">
        <w:rPr>
          <w:rFonts w:asciiTheme="majorHAnsi" w:hAnsiTheme="majorHAnsi" w:cstheme="majorHAnsi"/>
          <w:color w:val="000000" w:themeColor="text1"/>
          <w:sz w:val="24"/>
          <w:szCs w:val="24"/>
        </w:rPr>
        <w:t>.</w:t>
      </w:r>
    </w:p>
    <w:p w14:paraId="6821B9F4" w14:textId="6FFEE7BB"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Rate Matching: </w:t>
      </w:r>
      <w:r w:rsidR="00103DEC" w:rsidRPr="00103DEC">
        <w:rPr>
          <w:rFonts w:asciiTheme="majorHAnsi" w:hAnsiTheme="majorHAnsi" w:cstheme="majorHAnsi"/>
          <w:color w:val="000000" w:themeColor="text1"/>
          <w:sz w:val="24"/>
          <w:szCs w:val="24"/>
        </w:rPr>
        <w:t>Dữ liệu được mã hóa kênh được điều chỉnh để phù hợp với băng thông truyền có sẵn</w:t>
      </w:r>
      <w:r w:rsidRPr="00443F20">
        <w:rPr>
          <w:rFonts w:asciiTheme="majorHAnsi" w:hAnsiTheme="majorHAnsi" w:cstheme="majorHAnsi"/>
          <w:color w:val="000000" w:themeColor="text1"/>
          <w:sz w:val="24"/>
          <w:szCs w:val="24"/>
        </w:rPr>
        <w:t>.</w:t>
      </w:r>
    </w:p>
    <w:p w14:paraId="70E7B774" w14:textId="07CDDCE2"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Code Block Concatenation: </w:t>
      </w:r>
      <w:r w:rsidR="00103DEC" w:rsidRPr="00103DEC">
        <w:rPr>
          <w:rFonts w:asciiTheme="majorHAnsi" w:hAnsiTheme="majorHAnsi" w:cstheme="majorHAnsi"/>
          <w:color w:val="000000" w:themeColor="text1"/>
          <w:sz w:val="24"/>
          <w:szCs w:val="24"/>
        </w:rPr>
        <w:t xml:space="preserve">Các khối mã </w:t>
      </w:r>
      <w:r w:rsidR="00103DEC" w:rsidRPr="00443F20">
        <w:rPr>
          <w:rFonts w:asciiTheme="majorHAnsi" w:hAnsiTheme="majorHAnsi" w:cstheme="majorHAnsi"/>
          <w:color w:val="000000" w:themeColor="text1"/>
          <w:sz w:val="24"/>
          <w:szCs w:val="24"/>
        </w:rPr>
        <w:t xml:space="preserve">rate-matched </w:t>
      </w:r>
      <w:r w:rsidR="00103DEC" w:rsidRPr="00103DEC">
        <w:rPr>
          <w:rFonts w:asciiTheme="majorHAnsi" w:hAnsiTheme="majorHAnsi" w:cstheme="majorHAnsi"/>
          <w:color w:val="000000" w:themeColor="text1"/>
          <w:sz w:val="24"/>
          <w:szCs w:val="24"/>
        </w:rPr>
        <w:t>được ghép lại thành một luồng dữ liệu duy nhất</w:t>
      </w:r>
      <w:r w:rsidRPr="00443F20">
        <w:rPr>
          <w:rFonts w:asciiTheme="majorHAnsi" w:hAnsiTheme="majorHAnsi" w:cstheme="majorHAnsi"/>
          <w:color w:val="000000" w:themeColor="text1"/>
          <w:sz w:val="24"/>
          <w:szCs w:val="24"/>
        </w:rPr>
        <w:t>.</w:t>
      </w:r>
    </w:p>
    <w:p w14:paraId="0475D9FA" w14:textId="063FFBEC"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Scrambling: </w:t>
      </w:r>
      <w:r w:rsidR="00103DEC" w:rsidRPr="00103DEC">
        <w:rPr>
          <w:rFonts w:asciiTheme="majorHAnsi" w:hAnsiTheme="majorHAnsi" w:cstheme="majorHAnsi"/>
          <w:color w:val="000000" w:themeColor="text1"/>
          <w:sz w:val="24"/>
          <w:szCs w:val="24"/>
        </w:rPr>
        <w:t>Dữ liệu được nối được xáo trộn để ngẫu nhiên hóa mẫu dữ liệu nhằm giảm thiểu nhiễu và bảo mật</w:t>
      </w:r>
      <w:r w:rsidRPr="00443F20">
        <w:rPr>
          <w:rFonts w:asciiTheme="majorHAnsi" w:hAnsiTheme="majorHAnsi" w:cstheme="majorHAnsi"/>
          <w:color w:val="000000" w:themeColor="text1"/>
          <w:sz w:val="24"/>
          <w:szCs w:val="24"/>
        </w:rPr>
        <w:t>.</w:t>
      </w:r>
    </w:p>
    <w:p w14:paraId="3837F09C" w14:textId="64690933"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Modulation: </w:t>
      </w:r>
      <w:r w:rsidR="00103DEC" w:rsidRPr="00103DEC">
        <w:rPr>
          <w:rFonts w:asciiTheme="majorHAnsi" w:hAnsiTheme="majorHAnsi" w:cstheme="majorHAnsi"/>
          <w:color w:val="000000" w:themeColor="text1"/>
          <w:sz w:val="24"/>
          <w:szCs w:val="24"/>
        </w:rPr>
        <w:t xml:space="preserve">Các bit được xáo trộn sau đó được điều chế thành các ký </w:t>
      </w:r>
      <w:r w:rsidR="00103DEC">
        <w:rPr>
          <w:rFonts w:asciiTheme="majorHAnsi" w:hAnsiTheme="majorHAnsi" w:cstheme="majorHAnsi"/>
          <w:color w:val="000000" w:themeColor="text1"/>
          <w:sz w:val="24"/>
          <w:szCs w:val="24"/>
        </w:rPr>
        <w:t xml:space="preserve">tự </w:t>
      </w:r>
      <w:r w:rsidR="00103DEC" w:rsidRPr="00103DEC">
        <w:rPr>
          <w:rFonts w:asciiTheme="majorHAnsi" w:hAnsiTheme="majorHAnsi" w:cstheme="majorHAnsi"/>
          <w:color w:val="000000" w:themeColor="text1"/>
          <w:sz w:val="24"/>
          <w:szCs w:val="24"/>
        </w:rPr>
        <w:t>phù hợp để truyền</w:t>
      </w:r>
      <w:r w:rsidRPr="00443F20">
        <w:rPr>
          <w:rFonts w:asciiTheme="majorHAnsi" w:hAnsiTheme="majorHAnsi" w:cstheme="majorHAnsi"/>
          <w:color w:val="000000" w:themeColor="text1"/>
          <w:sz w:val="24"/>
          <w:szCs w:val="24"/>
        </w:rPr>
        <w:t>.</w:t>
      </w:r>
    </w:p>
    <w:p w14:paraId="551671A1" w14:textId="2E9B57A1"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Layer Mapping: </w:t>
      </w:r>
      <w:r w:rsidR="00103DEC" w:rsidRPr="00103DEC">
        <w:rPr>
          <w:rFonts w:asciiTheme="majorHAnsi" w:hAnsiTheme="majorHAnsi" w:cstheme="majorHAnsi"/>
          <w:color w:val="000000" w:themeColor="text1"/>
          <w:sz w:val="24"/>
          <w:szCs w:val="24"/>
        </w:rPr>
        <w:t xml:space="preserve">Các ký </w:t>
      </w:r>
      <w:r w:rsidR="00103DEC">
        <w:rPr>
          <w:rFonts w:asciiTheme="majorHAnsi" w:hAnsiTheme="majorHAnsi" w:cstheme="majorHAnsi"/>
          <w:color w:val="000000" w:themeColor="text1"/>
          <w:sz w:val="24"/>
          <w:szCs w:val="24"/>
        </w:rPr>
        <w:t xml:space="preserve">tự </w:t>
      </w:r>
      <w:r w:rsidR="00103DEC" w:rsidRPr="00103DEC">
        <w:rPr>
          <w:rFonts w:asciiTheme="majorHAnsi" w:hAnsiTheme="majorHAnsi" w:cstheme="majorHAnsi"/>
          <w:color w:val="000000" w:themeColor="text1"/>
          <w:sz w:val="24"/>
          <w:szCs w:val="24"/>
        </w:rPr>
        <w:t>đã điều chế được ánh xạ qua nhiều lớp để truyền MIMO</w:t>
      </w:r>
      <w:r w:rsidRPr="00443F20">
        <w:rPr>
          <w:rFonts w:asciiTheme="majorHAnsi" w:hAnsiTheme="majorHAnsi" w:cstheme="majorHAnsi"/>
          <w:color w:val="000000" w:themeColor="text1"/>
          <w:sz w:val="24"/>
          <w:szCs w:val="24"/>
        </w:rPr>
        <w:t>.</w:t>
      </w:r>
    </w:p>
    <w:p w14:paraId="591208F9" w14:textId="3D653FA1"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Antenna Port Mapping: </w:t>
      </w:r>
      <w:r w:rsidR="00950315" w:rsidRPr="00950315">
        <w:rPr>
          <w:rFonts w:asciiTheme="majorHAnsi" w:hAnsiTheme="majorHAnsi" w:cstheme="majorHAnsi"/>
          <w:color w:val="000000" w:themeColor="text1"/>
          <w:sz w:val="24"/>
          <w:szCs w:val="24"/>
        </w:rPr>
        <w:t>Các lớp được ánh xạ tới các cổng ăng-ten cụ thể</w:t>
      </w:r>
      <w:r w:rsidRPr="00443F20">
        <w:rPr>
          <w:rFonts w:asciiTheme="majorHAnsi" w:hAnsiTheme="majorHAnsi" w:cstheme="majorHAnsi"/>
          <w:color w:val="000000" w:themeColor="text1"/>
          <w:sz w:val="24"/>
          <w:szCs w:val="24"/>
        </w:rPr>
        <w:t>.</w:t>
      </w:r>
    </w:p>
    <w:p w14:paraId="23EF3058" w14:textId="1F70BBB7"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lastRenderedPageBreak/>
        <w:t xml:space="preserve">Mapping to VRB (Virtual Resource Block): </w:t>
      </w:r>
      <w:r w:rsidR="00950315" w:rsidRPr="00950315">
        <w:rPr>
          <w:rFonts w:asciiTheme="majorHAnsi" w:hAnsiTheme="majorHAnsi" w:cstheme="majorHAnsi"/>
          <w:color w:val="000000" w:themeColor="text1"/>
          <w:sz w:val="24"/>
          <w:szCs w:val="24"/>
        </w:rPr>
        <w:t>Dữ liệu được ánh xạ tới các khối tài nguyên ảo trong miền tần số</w:t>
      </w:r>
      <w:r w:rsidRPr="00443F20">
        <w:rPr>
          <w:rFonts w:asciiTheme="majorHAnsi" w:hAnsiTheme="majorHAnsi" w:cstheme="majorHAnsi"/>
          <w:color w:val="000000" w:themeColor="text1"/>
          <w:sz w:val="24"/>
          <w:szCs w:val="24"/>
        </w:rPr>
        <w:t>.</w:t>
      </w:r>
    </w:p>
    <w:p w14:paraId="2A1E6B6C" w14:textId="70E55239"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Mapping from VRB to PRB (Physical Resource Block): </w:t>
      </w:r>
      <w:r w:rsidR="00950315" w:rsidRPr="00950315">
        <w:rPr>
          <w:rFonts w:asciiTheme="majorHAnsi" w:hAnsiTheme="majorHAnsi" w:cstheme="majorHAnsi"/>
          <w:color w:val="000000" w:themeColor="text1"/>
          <w:sz w:val="24"/>
          <w:szCs w:val="24"/>
        </w:rPr>
        <w:t>Các khối tài nguyên ảo sau đó được ánh xạ tới các khối tài nguyên vật lý để truyền thực tế</w:t>
      </w:r>
      <w:r w:rsidRPr="00443F20">
        <w:rPr>
          <w:rFonts w:asciiTheme="majorHAnsi" w:hAnsiTheme="majorHAnsi" w:cstheme="majorHAnsi"/>
          <w:color w:val="000000" w:themeColor="text1"/>
          <w:sz w:val="24"/>
          <w:szCs w:val="24"/>
        </w:rPr>
        <w:t>.</w:t>
      </w:r>
    </w:p>
    <w:p w14:paraId="6C0BE4B3" w14:textId="6C59E240" w:rsidR="00443F20" w:rsidRPr="00443F20" w:rsidRDefault="00950315"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950315">
        <w:rPr>
          <w:rFonts w:asciiTheme="majorHAnsi" w:hAnsiTheme="majorHAnsi" w:cstheme="majorHAnsi"/>
          <w:color w:val="000000" w:themeColor="text1"/>
        </w:rPr>
        <w:t>Mỗi bước trong quy trình đều quan trọng để đảm bảo liên lạc hiệu quả và đáng tin cậy qua PDSCH</w:t>
      </w:r>
      <w:r w:rsidR="00443F20" w:rsidRPr="00443F20">
        <w:rPr>
          <w:rFonts w:asciiTheme="majorHAnsi" w:hAnsiTheme="majorHAnsi" w:cstheme="majorHAnsi"/>
          <w:color w:val="000000" w:themeColor="text1"/>
        </w:rPr>
        <w:t>.</w:t>
      </w:r>
    </w:p>
    <w:p w14:paraId="1F519865"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4" w:name="Transport_block_CRC_attachment"/>
      <w:r w:rsidRPr="00443F20">
        <w:rPr>
          <w:rFonts w:asciiTheme="majorHAnsi" w:hAnsiTheme="majorHAnsi" w:cstheme="majorHAnsi"/>
          <w:color w:val="000000" w:themeColor="text1"/>
          <w:sz w:val="24"/>
          <w:szCs w:val="24"/>
        </w:rPr>
        <w:t>(1) Transport block CRC attachment</w:t>
      </w:r>
      <w:bookmarkEnd w:id="14"/>
    </w:p>
    <w:p w14:paraId="35CD453E" w14:textId="77777777" w:rsidR="008249B1" w:rsidRDefault="008249B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249B1">
        <w:rPr>
          <w:rFonts w:asciiTheme="majorHAnsi" w:hAnsiTheme="majorHAnsi" w:cstheme="majorHAnsi"/>
          <w:color w:val="000000" w:themeColor="text1"/>
        </w:rPr>
        <w:t xml:space="preserve">Việc đính kèm CRC khối truyền tải trong xử lý kênh PDSCH 5G là bước cho phép UE phát hiện lỗi trong khối truyền tải nhận được, đảm bảo truyền dữ liệu đáng tin cậy qua kênh không dây. CRC được tính toán cho khối truyền tải để cho phép phát hiện lỗi ở máy thu (UE). CRC là checksum có kích thước cố định được tạo bằng cách áp dụng hàm đa thức cho dữ liệu khối truyền tải. </w:t>
      </w:r>
    </w:p>
    <w:p w14:paraId="18502DCA" w14:textId="7E9499BB" w:rsidR="00443F20" w:rsidRPr="00443F20" w:rsidRDefault="008249B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249B1">
        <w:rPr>
          <w:rFonts w:asciiTheme="majorHAnsi" w:hAnsiTheme="majorHAnsi" w:cstheme="majorHAnsi"/>
          <w:color w:val="000000" w:themeColor="text1"/>
        </w:rPr>
        <w:t>Trong 5G NR, CRC 24 bit hoặc 16 bit được gắn vào khối truyền tải tùy thuộc vào kích thước của khối truyền tải</w:t>
      </w:r>
      <w:r w:rsidR="00443F20" w:rsidRPr="00443F20">
        <w:rPr>
          <w:rFonts w:asciiTheme="majorHAnsi" w:hAnsiTheme="majorHAnsi" w:cstheme="majorHAnsi"/>
          <w:color w:val="000000" w:themeColor="text1"/>
        </w:rPr>
        <w:t>.</w:t>
      </w:r>
    </w:p>
    <w:p w14:paraId="56F962B7" w14:textId="1E6DED76" w:rsidR="00443F20" w:rsidRPr="00443F20" w:rsidRDefault="00443F20" w:rsidP="008249B1">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EFF465E" wp14:editId="56C5434C">
            <wp:extent cx="2766950" cy="2137712"/>
            <wp:effectExtent l="0" t="0" r="0" b="0"/>
            <wp:docPr id="105534616" name="Hình ảnh 37" descr="Ảnh có chứa văn bản, ảnh chụp màn hình, chữ viết tay,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616" name="Hình ảnh 37" descr="Ảnh có chứa văn bản, ảnh chụp màn hình, chữ viết tay, biểu đồ&#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6455" cy="2152781"/>
                    </a:xfrm>
                    <a:prstGeom prst="rect">
                      <a:avLst/>
                    </a:prstGeom>
                    <a:noFill/>
                    <a:ln>
                      <a:noFill/>
                    </a:ln>
                  </pic:spPr>
                </pic:pic>
              </a:graphicData>
            </a:graphic>
          </wp:inline>
        </w:drawing>
      </w:r>
    </w:p>
    <w:p w14:paraId="7C0C5001" w14:textId="3A2C316F" w:rsidR="00443F20" w:rsidRPr="00443F20" w:rsidRDefault="001807D1"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1807D1">
        <w:rPr>
          <w:rFonts w:asciiTheme="majorHAnsi" w:hAnsiTheme="majorHAnsi" w:cstheme="majorHAnsi"/>
          <w:color w:val="000000" w:themeColor="text1"/>
          <w:sz w:val="24"/>
          <w:szCs w:val="24"/>
        </w:rPr>
        <w:t xml:space="preserve">Dữ liệu từ khối truyền tải, được biểu diễn dưới dạng một chuỗi bit </w:t>
      </w:r>
      <w:r w:rsidR="00443F20" w:rsidRPr="00443F20">
        <w:rPr>
          <w:rFonts w:asciiTheme="majorHAnsi" w:hAnsiTheme="majorHAnsi" w:cstheme="majorHAnsi"/>
          <w:color w:val="000000" w:themeColor="text1"/>
          <w:sz w:val="24"/>
          <w:szCs w:val="24"/>
        </w:rPr>
        <w:t>a</w:t>
      </w:r>
      <w:r w:rsidR="00443F20" w:rsidRPr="00443F20">
        <w:rPr>
          <w:rFonts w:asciiTheme="majorHAnsi" w:hAnsiTheme="majorHAnsi" w:cstheme="majorHAnsi"/>
          <w:color w:val="000000" w:themeColor="text1"/>
          <w:sz w:val="24"/>
          <w:szCs w:val="24"/>
          <w:vertAlign w:val="subscript"/>
        </w:rPr>
        <w:t>0</w:t>
      </w:r>
      <w:r w:rsidR="00443F20" w:rsidRPr="00443F20">
        <w:rPr>
          <w:rFonts w:asciiTheme="majorHAnsi" w:hAnsiTheme="majorHAnsi" w:cstheme="majorHAnsi"/>
          <w:color w:val="000000" w:themeColor="text1"/>
          <w:sz w:val="24"/>
          <w:szCs w:val="24"/>
        </w:rPr>
        <w:t>, a</w:t>
      </w:r>
      <w:r w:rsidR="00443F20" w:rsidRPr="00443F20">
        <w:rPr>
          <w:rFonts w:asciiTheme="majorHAnsi" w:hAnsiTheme="majorHAnsi" w:cstheme="majorHAnsi"/>
          <w:color w:val="000000" w:themeColor="text1"/>
          <w:sz w:val="24"/>
          <w:szCs w:val="24"/>
          <w:vertAlign w:val="subscript"/>
        </w:rPr>
        <w:t>1</w:t>
      </w:r>
      <w:r w:rsidR="00443F20" w:rsidRPr="00443F20">
        <w:rPr>
          <w:rFonts w:asciiTheme="majorHAnsi" w:hAnsiTheme="majorHAnsi" w:cstheme="majorHAnsi"/>
          <w:color w:val="000000" w:themeColor="text1"/>
          <w:sz w:val="24"/>
          <w:szCs w:val="24"/>
        </w:rPr>
        <w:t>, a</w:t>
      </w:r>
      <w:r w:rsidR="00443F20" w:rsidRPr="00443F20">
        <w:rPr>
          <w:rFonts w:asciiTheme="majorHAnsi" w:hAnsiTheme="majorHAnsi" w:cstheme="majorHAnsi"/>
          <w:color w:val="000000" w:themeColor="text1"/>
          <w:sz w:val="24"/>
          <w:szCs w:val="24"/>
          <w:vertAlign w:val="subscript"/>
        </w:rPr>
        <w:t>2</w:t>
      </w:r>
      <w:r w:rsidR="00443F20" w:rsidRPr="00443F20">
        <w:rPr>
          <w:rFonts w:asciiTheme="majorHAnsi" w:hAnsiTheme="majorHAnsi" w:cstheme="majorHAnsi"/>
          <w:color w:val="000000" w:themeColor="text1"/>
          <w:sz w:val="24"/>
          <w:szCs w:val="24"/>
        </w:rPr>
        <w:t>, ..., a</w:t>
      </w:r>
      <w:r w:rsidR="00443F20" w:rsidRPr="00443F20">
        <w:rPr>
          <w:rFonts w:asciiTheme="majorHAnsi" w:hAnsiTheme="majorHAnsi" w:cstheme="majorHAnsi"/>
          <w:color w:val="000000" w:themeColor="text1"/>
          <w:sz w:val="24"/>
          <w:szCs w:val="24"/>
          <w:vertAlign w:val="subscript"/>
        </w:rPr>
        <w:t>A-1</w:t>
      </w:r>
      <w:r w:rsidR="00443F20" w:rsidRPr="00443F20">
        <w:rPr>
          <w:rFonts w:asciiTheme="majorHAnsi" w:hAnsiTheme="majorHAnsi" w:cstheme="majorHAnsi"/>
          <w:color w:val="000000" w:themeColor="text1"/>
          <w:sz w:val="24"/>
          <w:szCs w:val="24"/>
        </w:rPr>
        <w:t xml:space="preserve">, </w:t>
      </w:r>
      <w:r w:rsidRPr="001807D1">
        <w:rPr>
          <w:rFonts w:asciiTheme="majorHAnsi" w:hAnsiTheme="majorHAnsi" w:cstheme="majorHAnsi"/>
          <w:color w:val="000000" w:themeColor="text1"/>
          <w:sz w:val="24"/>
          <w:szCs w:val="24"/>
        </w:rPr>
        <w:t>được chuẩn bị cho phần đính kèm CRC để cho phép phát hiện lỗi ở đầu thu</w:t>
      </w:r>
      <w:r w:rsidR="00443F20" w:rsidRPr="00443F20">
        <w:rPr>
          <w:rFonts w:asciiTheme="majorHAnsi" w:hAnsiTheme="majorHAnsi" w:cstheme="majorHAnsi"/>
          <w:color w:val="000000" w:themeColor="text1"/>
          <w:sz w:val="24"/>
          <w:szCs w:val="24"/>
        </w:rPr>
        <w:t>.</w:t>
      </w:r>
    </w:p>
    <w:p w14:paraId="7F663284" w14:textId="76A4C12F" w:rsidR="00443F20" w:rsidRDefault="001807D1"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1807D1">
        <w:rPr>
          <w:rFonts w:asciiTheme="majorHAnsi" w:hAnsiTheme="majorHAnsi" w:cstheme="majorHAnsi"/>
          <w:color w:val="000000" w:themeColor="text1"/>
          <w:sz w:val="24"/>
          <w:szCs w:val="24"/>
        </w:rPr>
        <w:t>Nếu kích thước của khối truyền tải A lớn hơn 3824, CRC 24-bit được gắn bằng đa thức sinh</w:t>
      </w:r>
      <w:r w:rsidR="00443F20" w:rsidRPr="00443F20">
        <w:rPr>
          <w:rFonts w:asciiTheme="majorHAnsi" w:hAnsiTheme="majorHAnsi" w:cstheme="majorHAnsi"/>
          <w:color w:val="000000" w:themeColor="text1"/>
          <w:sz w:val="24"/>
          <w:szCs w:val="24"/>
        </w:rPr>
        <w:t xml:space="preserve"> </w:t>
      </w:r>
      <w:r w:rsidR="00B65868">
        <w:rPr>
          <w:rFonts w:asciiTheme="majorHAnsi" w:hAnsiTheme="majorHAnsi" w:cstheme="majorHAnsi"/>
          <w:color w:val="000000" w:themeColor="text1"/>
          <w:sz w:val="24"/>
          <w:szCs w:val="24"/>
        </w:rPr>
        <w:t>G</w:t>
      </w:r>
      <w:r w:rsidR="00B65868" w:rsidRPr="00B65868">
        <w:rPr>
          <w:rFonts w:asciiTheme="majorHAnsi" w:hAnsiTheme="majorHAnsi" w:cstheme="majorHAnsi"/>
          <w:color w:val="000000" w:themeColor="text1"/>
          <w:sz w:val="24"/>
          <w:szCs w:val="24"/>
          <w:vertAlign w:val="subscript"/>
        </w:rPr>
        <w:t>CRC24A</w:t>
      </w:r>
      <w:r w:rsidR="00443F20" w:rsidRPr="00443F20">
        <w:rPr>
          <w:rFonts w:asciiTheme="majorHAnsi" w:hAnsiTheme="majorHAnsi" w:cstheme="majorHAnsi"/>
          <w:color w:val="000000" w:themeColor="text1"/>
          <w:sz w:val="24"/>
          <w:szCs w:val="24"/>
        </w:rPr>
        <w:t>(D).</w:t>
      </w:r>
      <w:r w:rsidR="00B65868">
        <w:rPr>
          <w:rFonts w:asciiTheme="majorHAnsi" w:hAnsiTheme="majorHAnsi" w:cstheme="majorHAnsi"/>
          <w:color w:val="000000" w:themeColor="text1"/>
          <w:sz w:val="24"/>
          <w:szCs w:val="24"/>
        </w:rPr>
        <w:t xml:space="preserve"> </w:t>
      </w:r>
    </w:p>
    <w:p w14:paraId="70A602F4" w14:textId="2BCC4526" w:rsidR="00B65868" w:rsidRPr="00B65868" w:rsidRDefault="00CE3975" w:rsidP="00B65868">
      <w:pPr>
        <w:shd w:val="clear" w:color="auto" w:fill="FFFFFF"/>
        <w:spacing w:after="0" w:line="276" w:lineRule="auto"/>
        <w:ind w:left="720"/>
        <w:jc w:val="both"/>
        <w:rPr>
          <w:rFonts w:asciiTheme="majorHAnsi" w:hAnsiTheme="majorHAnsi" w:cstheme="majorHAnsi"/>
          <w:color w:val="000000" w:themeColor="text1"/>
          <w:sz w:val="24"/>
          <w:szCs w:val="24"/>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+D+1]</m:t>
          </m:r>
        </m:oMath>
      </m:oMathPara>
    </w:p>
    <w:p w14:paraId="0EACF169" w14:textId="287FEE51" w:rsidR="00443F20" w:rsidRDefault="001807D1"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1807D1">
        <w:rPr>
          <w:rFonts w:asciiTheme="majorHAnsi" w:hAnsiTheme="majorHAnsi" w:cstheme="majorHAnsi"/>
          <w:color w:val="000000" w:themeColor="text1"/>
          <w:sz w:val="24"/>
          <w:szCs w:val="24"/>
        </w:rPr>
        <w:t xml:space="preserve">Nếu kích thước của khối truyền tải A nhỏ hơn hoặc bằng 3824 thì CRC 16-bit sẽ được sử dụng thay thế, với đa thức </w:t>
      </w:r>
      <w:r w:rsidR="00443F20" w:rsidRPr="00443F20">
        <w:rPr>
          <w:rFonts w:asciiTheme="majorHAnsi" w:hAnsiTheme="majorHAnsi" w:cstheme="majorHAnsi"/>
          <w:color w:val="000000" w:themeColor="text1"/>
          <w:sz w:val="24"/>
          <w:szCs w:val="24"/>
        </w:rPr>
        <w:t>G</w:t>
      </w:r>
      <w:r w:rsidR="00443F20" w:rsidRPr="00443F20">
        <w:rPr>
          <w:rFonts w:asciiTheme="majorHAnsi" w:hAnsiTheme="majorHAnsi" w:cstheme="majorHAnsi"/>
          <w:color w:val="000000" w:themeColor="text1"/>
          <w:sz w:val="24"/>
          <w:szCs w:val="24"/>
          <w:vertAlign w:val="subscript"/>
        </w:rPr>
        <w:t>CRC16</w:t>
      </w:r>
      <w:r w:rsidR="00443F20" w:rsidRPr="00443F20">
        <w:rPr>
          <w:rFonts w:asciiTheme="majorHAnsi" w:hAnsiTheme="majorHAnsi" w:cstheme="majorHAnsi"/>
          <w:color w:val="000000" w:themeColor="text1"/>
          <w:sz w:val="24"/>
          <w:szCs w:val="24"/>
        </w:rPr>
        <w:t>(D).</w:t>
      </w:r>
    </w:p>
    <w:p w14:paraId="687E6176" w14:textId="453324B3" w:rsidR="00B65868" w:rsidRPr="00443F20" w:rsidRDefault="00CE3975" w:rsidP="00B65868">
      <w:pPr>
        <w:shd w:val="clear" w:color="auto" w:fill="FFFFFF"/>
        <w:spacing w:after="0" w:line="276" w:lineRule="auto"/>
        <w:ind w:left="720"/>
        <w:jc w:val="both"/>
        <w:rPr>
          <w:rFonts w:asciiTheme="majorHAnsi" w:hAnsiTheme="majorHAnsi" w:cstheme="majorHAnsi"/>
          <w:color w:val="000000" w:themeColor="text1"/>
          <w:sz w:val="24"/>
          <w:szCs w:val="24"/>
        </w:rPr>
      </w:pPr>
      <m:oMathPara>
        <m:oMath>
          <m:sSub>
            <m:sSubPr>
              <m:ctrlPr>
                <w:rPr>
                  <w:rFonts w:ascii="Cambria Math" w:hAnsi="Cambria Math"/>
                  <w:i/>
                </w:rPr>
              </m:ctrlPr>
            </m:sSubPr>
            <m:e>
              <m:r>
                <w:rPr>
                  <w:rFonts w:ascii="Cambria Math"/>
                </w:rPr>
                <m:t>g</m:t>
              </m:r>
            </m:e>
            <m:sub>
              <m:r>
                <w:rPr>
                  <w:rFonts w:ascii="Cambria Math"/>
                </w:rPr>
                <m:t>CRC16</m:t>
              </m:r>
            </m:sub>
          </m:sSub>
          <m:d>
            <m:dPr>
              <m:ctrlPr>
                <w:rPr>
                  <w:rFonts w:ascii="Cambria Math" w:hAnsi="Cambria Math"/>
                  <w:i/>
                </w:rPr>
              </m:ctrlPr>
            </m:dPr>
            <m:e>
              <m:r>
                <w:rPr>
                  <w:rFonts w:ascii="Cambria Math"/>
                </w:rPr>
                <m:t>D</m:t>
              </m:r>
            </m:e>
          </m:d>
          <m: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rPr>
                    <m:t>D</m:t>
                  </m:r>
                </m:e>
                <m:sup>
                  <m:r>
                    <w:rPr>
                      <w:rFonts w:ascii="Cambria Math"/>
                    </w:rPr>
                    <m:t>16</m:t>
                  </m:r>
                </m:sup>
              </m:sSup>
              <m:r>
                <w:rPr>
                  <w:rFonts w:ascii="Cambria Math"/>
                </w:rPr>
                <m:t>+</m:t>
              </m:r>
              <m:sSup>
                <m:sSupPr>
                  <m:ctrlPr>
                    <w:rPr>
                      <w:rFonts w:ascii="Cambria Math" w:hAnsi="Cambria Math"/>
                      <w:i/>
                    </w:rPr>
                  </m:ctrlPr>
                </m:sSupPr>
                <m:e>
                  <m:r>
                    <w:rPr>
                      <w:rFonts w:ascii="Cambria Math"/>
                    </w:rPr>
                    <m:t>D</m:t>
                  </m:r>
                </m:e>
                <m:sup>
                  <m:r>
                    <w:rPr>
                      <w:rFonts w:ascii="Cambria Math"/>
                    </w:rPr>
                    <m:t>12</m:t>
                  </m:r>
                </m:sup>
              </m:sSup>
              <m:r>
                <w:rPr>
                  <w:rFonts w:ascii="Cambria Math"/>
                </w:rPr>
                <m:t>+</m:t>
              </m:r>
              <m:sSup>
                <m:sSupPr>
                  <m:ctrlPr>
                    <w:rPr>
                      <w:rFonts w:ascii="Cambria Math" w:hAnsi="Cambria Math"/>
                      <w:i/>
                    </w:rPr>
                  </m:ctrlPr>
                </m:sSupPr>
                <m:e>
                  <m:r>
                    <w:rPr>
                      <w:rFonts w:ascii="Cambria Math"/>
                    </w:rPr>
                    <m:t>D</m:t>
                  </m:r>
                </m:e>
                <m:sup>
                  <m:r>
                    <w:rPr>
                      <w:rFonts w:ascii="Cambria Math"/>
                    </w:rPr>
                    <m:t>5</m:t>
                  </m:r>
                </m:sup>
              </m:sSup>
              <m:r>
                <w:rPr>
                  <w:rFonts w:ascii="Cambria Math"/>
                </w:rPr>
                <m:t>+1</m:t>
              </m:r>
            </m:e>
          </m:d>
        </m:oMath>
      </m:oMathPara>
    </w:p>
    <w:p w14:paraId="1BB5FB93" w14:textId="37F8F16D" w:rsidR="00443F20" w:rsidRPr="00443F20" w:rsidRDefault="004C2AE3"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4C2AE3">
        <w:rPr>
          <w:rFonts w:asciiTheme="majorHAnsi" w:hAnsiTheme="majorHAnsi" w:cstheme="majorHAnsi"/>
          <w:color w:val="000000" w:themeColor="text1"/>
          <w:sz w:val="24"/>
          <w:szCs w:val="24"/>
        </w:rPr>
        <w:t>CRC được tính toán và thêm vào chuỗi dữ liệu, tạo thành chuỗi mở rộng</w:t>
      </w:r>
      <w:r w:rsidR="00443F20" w:rsidRPr="00443F20">
        <w:rPr>
          <w:rFonts w:asciiTheme="majorHAnsi" w:hAnsiTheme="majorHAnsi" w:cstheme="majorHAnsi"/>
          <w:color w:val="000000" w:themeColor="text1"/>
          <w:sz w:val="24"/>
          <w:szCs w:val="24"/>
        </w:rPr>
        <w:t xml:space="preserve"> a</w:t>
      </w:r>
      <w:r w:rsidR="00443F20" w:rsidRPr="00443F20">
        <w:rPr>
          <w:rFonts w:asciiTheme="majorHAnsi" w:hAnsiTheme="majorHAnsi" w:cstheme="majorHAnsi"/>
          <w:color w:val="000000" w:themeColor="text1"/>
          <w:sz w:val="24"/>
          <w:szCs w:val="24"/>
          <w:vertAlign w:val="subscript"/>
        </w:rPr>
        <w:t>0</w:t>
      </w:r>
      <w:r w:rsidR="00443F20" w:rsidRPr="00443F20">
        <w:rPr>
          <w:rFonts w:asciiTheme="majorHAnsi" w:hAnsiTheme="majorHAnsi" w:cstheme="majorHAnsi"/>
          <w:color w:val="000000" w:themeColor="text1"/>
          <w:sz w:val="24"/>
          <w:szCs w:val="24"/>
        </w:rPr>
        <w:t>, a</w:t>
      </w:r>
      <w:r w:rsidR="00443F20" w:rsidRPr="00443F20">
        <w:rPr>
          <w:rFonts w:asciiTheme="majorHAnsi" w:hAnsiTheme="majorHAnsi" w:cstheme="majorHAnsi"/>
          <w:color w:val="000000" w:themeColor="text1"/>
          <w:sz w:val="24"/>
          <w:szCs w:val="24"/>
          <w:vertAlign w:val="subscript"/>
        </w:rPr>
        <w:t>1</w:t>
      </w:r>
      <w:r w:rsidR="00443F20" w:rsidRPr="00443F20">
        <w:rPr>
          <w:rFonts w:asciiTheme="majorHAnsi" w:hAnsiTheme="majorHAnsi" w:cstheme="majorHAnsi"/>
          <w:color w:val="000000" w:themeColor="text1"/>
          <w:sz w:val="24"/>
          <w:szCs w:val="24"/>
        </w:rPr>
        <w:t>, a</w:t>
      </w:r>
      <w:r w:rsidR="00443F20" w:rsidRPr="00443F20">
        <w:rPr>
          <w:rFonts w:asciiTheme="majorHAnsi" w:hAnsiTheme="majorHAnsi" w:cstheme="majorHAnsi"/>
          <w:color w:val="000000" w:themeColor="text1"/>
          <w:sz w:val="24"/>
          <w:szCs w:val="24"/>
          <w:vertAlign w:val="subscript"/>
        </w:rPr>
        <w:t>2</w:t>
      </w:r>
      <w:r w:rsidR="00443F20" w:rsidRPr="00443F20">
        <w:rPr>
          <w:rFonts w:asciiTheme="majorHAnsi" w:hAnsiTheme="majorHAnsi" w:cstheme="majorHAnsi"/>
          <w:color w:val="000000" w:themeColor="text1"/>
          <w:sz w:val="24"/>
          <w:szCs w:val="24"/>
        </w:rPr>
        <w:t>, ..., a</w:t>
      </w:r>
      <w:r w:rsidR="00443F20" w:rsidRPr="00443F20">
        <w:rPr>
          <w:rFonts w:asciiTheme="majorHAnsi" w:hAnsiTheme="majorHAnsi" w:cstheme="majorHAnsi"/>
          <w:color w:val="000000" w:themeColor="text1"/>
          <w:sz w:val="24"/>
          <w:szCs w:val="24"/>
          <w:vertAlign w:val="subscript"/>
        </w:rPr>
        <w:t>A-1</w:t>
      </w:r>
      <w:r w:rsidR="00443F20" w:rsidRPr="00443F20">
        <w:rPr>
          <w:rFonts w:asciiTheme="majorHAnsi" w:hAnsiTheme="majorHAnsi" w:cstheme="majorHAnsi"/>
          <w:color w:val="000000" w:themeColor="text1"/>
          <w:sz w:val="24"/>
          <w:szCs w:val="24"/>
        </w:rPr>
        <w:t> |</w:t>
      </w:r>
      <w:r w:rsidRPr="00443F20">
        <w:rPr>
          <w:rFonts w:asciiTheme="majorHAnsi" w:hAnsiTheme="majorHAnsi" w:cstheme="majorHAnsi"/>
          <w:color w:val="000000" w:themeColor="text1"/>
          <w:sz w:val="24"/>
          <w:szCs w:val="24"/>
        </w:rPr>
        <w:t>|</w:t>
      </w:r>
      <w:r w:rsidR="00443F20" w:rsidRPr="00443F20">
        <w:rPr>
          <w:rFonts w:asciiTheme="majorHAnsi" w:hAnsiTheme="majorHAnsi" w:cstheme="majorHAnsi"/>
          <w:color w:val="000000" w:themeColor="text1"/>
          <w:sz w:val="24"/>
          <w:szCs w:val="24"/>
        </w:rPr>
        <w:t xml:space="preserve"> p</w:t>
      </w:r>
      <w:r w:rsidR="00443F20" w:rsidRPr="00443F20">
        <w:rPr>
          <w:rFonts w:asciiTheme="majorHAnsi" w:hAnsiTheme="majorHAnsi" w:cstheme="majorHAnsi"/>
          <w:color w:val="000000" w:themeColor="text1"/>
          <w:sz w:val="24"/>
          <w:szCs w:val="24"/>
          <w:vertAlign w:val="subscript"/>
        </w:rPr>
        <w:t>0</w:t>
      </w:r>
      <w:r w:rsidR="00443F20" w:rsidRPr="00443F20">
        <w:rPr>
          <w:rFonts w:asciiTheme="majorHAnsi" w:hAnsiTheme="majorHAnsi" w:cstheme="majorHAnsi"/>
          <w:color w:val="000000" w:themeColor="text1"/>
          <w:sz w:val="24"/>
          <w:szCs w:val="24"/>
        </w:rPr>
        <w:t>, p</w:t>
      </w:r>
      <w:r w:rsidR="00443F20" w:rsidRPr="00443F20">
        <w:rPr>
          <w:rFonts w:asciiTheme="majorHAnsi" w:hAnsiTheme="majorHAnsi" w:cstheme="majorHAnsi"/>
          <w:color w:val="000000" w:themeColor="text1"/>
          <w:sz w:val="24"/>
          <w:szCs w:val="24"/>
          <w:vertAlign w:val="subscript"/>
        </w:rPr>
        <w:t>1</w:t>
      </w:r>
      <w:r w:rsidR="00443F20" w:rsidRPr="00443F20">
        <w:rPr>
          <w:rFonts w:asciiTheme="majorHAnsi" w:hAnsiTheme="majorHAnsi" w:cstheme="majorHAnsi"/>
          <w:color w:val="000000" w:themeColor="text1"/>
          <w:sz w:val="24"/>
          <w:szCs w:val="24"/>
        </w:rPr>
        <w:t>, p</w:t>
      </w:r>
      <w:r w:rsidR="00443F20" w:rsidRPr="00443F20">
        <w:rPr>
          <w:rFonts w:asciiTheme="majorHAnsi" w:hAnsiTheme="majorHAnsi" w:cstheme="majorHAnsi"/>
          <w:color w:val="000000" w:themeColor="text1"/>
          <w:sz w:val="24"/>
          <w:szCs w:val="24"/>
          <w:vertAlign w:val="subscript"/>
        </w:rPr>
        <w:t>2</w:t>
      </w:r>
      <w:r w:rsidR="00443F20" w:rsidRPr="00443F20">
        <w:rPr>
          <w:rFonts w:asciiTheme="majorHAnsi" w:hAnsiTheme="majorHAnsi" w:cstheme="majorHAnsi"/>
          <w:color w:val="000000" w:themeColor="text1"/>
          <w:sz w:val="24"/>
          <w:szCs w:val="24"/>
        </w:rPr>
        <w:t>, ..., p</w:t>
      </w:r>
      <w:r w:rsidR="00443F20" w:rsidRPr="00443F20">
        <w:rPr>
          <w:rFonts w:asciiTheme="majorHAnsi" w:hAnsiTheme="majorHAnsi" w:cstheme="majorHAnsi"/>
          <w:color w:val="000000" w:themeColor="text1"/>
          <w:sz w:val="24"/>
          <w:szCs w:val="24"/>
          <w:vertAlign w:val="subscript"/>
        </w:rPr>
        <w:t>L-1</w:t>
      </w:r>
      <w:r w:rsidR="00443F20" w:rsidRPr="00443F20">
        <w:rPr>
          <w:rFonts w:asciiTheme="majorHAnsi" w:hAnsiTheme="majorHAnsi" w:cstheme="majorHAnsi"/>
          <w:color w:val="000000" w:themeColor="text1"/>
          <w:sz w:val="24"/>
          <w:szCs w:val="24"/>
        </w:rPr>
        <w:t>.</w:t>
      </w:r>
    </w:p>
    <w:p w14:paraId="2F80F33F" w14:textId="6979CA8B" w:rsidR="00443F20" w:rsidRPr="00443F20" w:rsidRDefault="004C2AE3"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4C2AE3">
        <w:rPr>
          <w:rFonts w:asciiTheme="majorHAnsi" w:hAnsiTheme="majorHAnsi" w:cstheme="majorHAnsi"/>
          <w:color w:val="000000" w:themeColor="text1"/>
          <w:sz w:val="24"/>
          <w:szCs w:val="24"/>
        </w:rPr>
        <w:t>Độ dài L của CRC được đặt thành 24 khi A &gt; 3824 và 16 nếu không, để chứa các bit CRC.</w:t>
      </w:r>
    </w:p>
    <w:p w14:paraId="01007E40" w14:textId="728819AC" w:rsidR="00443F20" w:rsidRPr="00443F20" w:rsidRDefault="004C2AE3"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Chuỗi </w:t>
      </w:r>
      <w:r w:rsidRPr="004C2AE3">
        <w:rPr>
          <w:rFonts w:asciiTheme="majorHAnsi" w:hAnsiTheme="majorHAnsi" w:cstheme="majorHAnsi"/>
          <w:color w:val="000000" w:themeColor="text1"/>
          <w:sz w:val="24"/>
          <w:szCs w:val="24"/>
        </w:rPr>
        <w:t xml:space="preserve">kết quả sau khi đính kèm CRC được biểu diễn dưới dạng </w:t>
      </w:r>
      <w:r w:rsidR="00443F20" w:rsidRPr="00443F20">
        <w:rPr>
          <w:rFonts w:asciiTheme="majorHAnsi" w:hAnsiTheme="majorHAnsi" w:cstheme="majorHAnsi"/>
          <w:color w:val="000000" w:themeColor="text1"/>
          <w:sz w:val="24"/>
          <w:szCs w:val="24"/>
        </w:rPr>
        <w:t>b</w:t>
      </w:r>
      <w:r w:rsidR="00443F20" w:rsidRPr="00443F20">
        <w:rPr>
          <w:rFonts w:asciiTheme="majorHAnsi" w:hAnsiTheme="majorHAnsi" w:cstheme="majorHAnsi"/>
          <w:color w:val="000000" w:themeColor="text1"/>
          <w:sz w:val="24"/>
          <w:szCs w:val="24"/>
          <w:vertAlign w:val="subscript"/>
        </w:rPr>
        <w:t>0</w:t>
      </w:r>
      <w:r w:rsidR="00443F20" w:rsidRPr="00443F20">
        <w:rPr>
          <w:rFonts w:asciiTheme="majorHAnsi" w:hAnsiTheme="majorHAnsi" w:cstheme="majorHAnsi"/>
          <w:color w:val="000000" w:themeColor="text1"/>
          <w:sz w:val="24"/>
          <w:szCs w:val="24"/>
        </w:rPr>
        <w:t>, b</w:t>
      </w:r>
      <w:r w:rsidR="00443F20" w:rsidRPr="00443F20">
        <w:rPr>
          <w:rFonts w:asciiTheme="majorHAnsi" w:hAnsiTheme="majorHAnsi" w:cstheme="majorHAnsi"/>
          <w:color w:val="000000" w:themeColor="text1"/>
          <w:sz w:val="24"/>
          <w:szCs w:val="24"/>
          <w:vertAlign w:val="subscript"/>
        </w:rPr>
        <w:t>1</w:t>
      </w:r>
      <w:r w:rsidR="00443F20" w:rsidRPr="00443F20">
        <w:rPr>
          <w:rFonts w:asciiTheme="majorHAnsi" w:hAnsiTheme="majorHAnsi" w:cstheme="majorHAnsi"/>
          <w:color w:val="000000" w:themeColor="text1"/>
          <w:sz w:val="24"/>
          <w:szCs w:val="24"/>
        </w:rPr>
        <w:t>, b</w:t>
      </w:r>
      <w:r w:rsidR="00443F20" w:rsidRPr="00443F20">
        <w:rPr>
          <w:rFonts w:asciiTheme="majorHAnsi" w:hAnsiTheme="majorHAnsi" w:cstheme="majorHAnsi"/>
          <w:color w:val="000000" w:themeColor="text1"/>
          <w:sz w:val="24"/>
          <w:szCs w:val="24"/>
          <w:vertAlign w:val="subscript"/>
        </w:rPr>
        <w:t>2</w:t>
      </w:r>
      <w:r w:rsidR="00443F20" w:rsidRPr="00443F20">
        <w:rPr>
          <w:rFonts w:asciiTheme="majorHAnsi" w:hAnsiTheme="majorHAnsi" w:cstheme="majorHAnsi"/>
          <w:color w:val="000000" w:themeColor="text1"/>
          <w:sz w:val="24"/>
          <w:szCs w:val="24"/>
        </w:rPr>
        <w:t>, ..., b</w:t>
      </w:r>
      <w:r w:rsidR="00443F20" w:rsidRPr="00443F20">
        <w:rPr>
          <w:rFonts w:asciiTheme="majorHAnsi" w:hAnsiTheme="majorHAnsi" w:cstheme="majorHAnsi"/>
          <w:color w:val="000000" w:themeColor="text1"/>
          <w:sz w:val="24"/>
          <w:szCs w:val="24"/>
          <w:vertAlign w:val="subscript"/>
        </w:rPr>
        <w:t>B-1</w:t>
      </w:r>
      <w:r w:rsidR="00443F20" w:rsidRPr="00443F20">
        <w:rPr>
          <w:rFonts w:asciiTheme="majorHAnsi" w:hAnsiTheme="majorHAnsi" w:cstheme="majorHAnsi"/>
          <w:color w:val="000000" w:themeColor="text1"/>
          <w:sz w:val="24"/>
          <w:szCs w:val="24"/>
        </w:rPr>
        <w:t xml:space="preserve">, </w:t>
      </w:r>
      <w:r w:rsidR="00266FE1">
        <w:rPr>
          <w:rFonts w:asciiTheme="majorHAnsi" w:hAnsiTheme="majorHAnsi" w:cstheme="majorHAnsi"/>
          <w:color w:val="000000" w:themeColor="text1"/>
          <w:sz w:val="24"/>
          <w:szCs w:val="24"/>
        </w:rPr>
        <w:t xml:space="preserve">với </w:t>
      </w:r>
      <w:r w:rsidR="00443F20" w:rsidRPr="00443F20">
        <w:rPr>
          <w:rFonts w:asciiTheme="majorHAnsi" w:hAnsiTheme="majorHAnsi" w:cstheme="majorHAnsi"/>
          <w:color w:val="000000" w:themeColor="text1"/>
          <w:sz w:val="24"/>
          <w:szCs w:val="24"/>
        </w:rPr>
        <w:t xml:space="preserve">B = A + L, </w:t>
      </w:r>
      <w:r w:rsidR="00266FE1" w:rsidRPr="00266FE1">
        <w:rPr>
          <w:rFonts w:asciiTheme="majorHAnsi" w:hAnsiTheme="majorHAnsi" w:cstheme="majorHAnsi"/>
          <w:color w:val="000000" w:themeColor="text1"/>
          <w:sz w:val="24"/>
          <w:szCs w:val="24"/>
        </w:rPr>
        <w:t>cho biết độ dài mới của chuỗi</w:t>
      </w:r>
      <w:r w:rsidR="00443F20" w:rsidRPr="00443F20">
        <w:rPr>
          <w:rFonts w:asciiTheme="majorHAnsi" w:hAnsiTheme="majorHAnsi" w:cstheme="majorHAnsi"/>
          <w:color w:val="000000" w:themeColor="text1"/>
          <w:sz w:val="24"/>
          <w:szCs w:val="24"/>
        </w:rPr>
        <w:t>.</w:t>
      </w:r>
    </w:p>
    <w:p w14:paraId="0AF7FFDF" w14:textId="0446B310" w:rsidR="00443F20" w:rsidRDefault="00266FE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266FE1">
        <w:rPr>
          <w:rFonts w:asciiTheme="majorHAnsi" w:hAnsiTheme="majorHAnsi" w:cstheme="majorHAnsi"/>
          <w:color w:val="000000" w:themeColor="text1"/>
        </w:rPr>
        <w:t>Quá trình đính kèm CRC này là cần thiết để đảm bảo truyền dữ liệu đáng tin cậy qua kênh không dây bằng cách cho phép phát hiện lỗi tại UE</w:t>
      </w:r>
      <w:r w:rsidR="00443F20" w:rsidRPr="00443F20">
        <w:rPr>
          <w:rFonts w:asciiTheme="majorHAnsi" w:hAnsiTheme="majorHAnsi" w:cstheme="majorHAnsi"/>
          <w:color w:val="000000" w:themeColor="text1"/>
        </w:rPr>
        <w:t>.</w:t>
      </w:r>
    </w:p>
    <w:p w14:paraId="46DCB519" w14:textId="77777777" w:rsidR="00266FE1" w:rsidRPr="00443F20" w:rsidRDefault="00266FE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671FBE57"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5" w:name="LDPC_base_graph_selection"/>
      <w:r w:rsidRPr="00443F20">
        <w:rPr>
          <w:rFonts w:asciiTheme="majorHAnsi" w:hAnsiTheme="majorHAnsi" w:cstheme="majorHAnsi"/>
          <w:color w:val="000000" w:themeColor="text1"/>
          <w:sz w:val="24"/>
          <w:szCs w:val="24"/>
        </w:rPr>
        <w:t>(2) LDPC base graph selection</w:t>
      </w:r>
      <w:bookmarkEnd w:id="15"/>
    </w:p>
    <w:p w14:paraId="7C4F8ED9" w14:textId="77777777" w:rsidR="003471CE" w:rsidRDefault="003471CE"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LDPC graph selection là bước cho phép mã hóa kênh hiệu quả phù hợp với kích thước khối truyền tải, đảm bảo truyền dữ liệu đáng tin cậy và hiệu suất được tối ưu hóa.</w:t>
      </w:r>
    </w:p>
    <w:p w14:paraId="097ED284" w14:textId="5DBCF038" w:rsidR="007D70A2" w:rsidRDefault="003471CE"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xml:space="preserve">- 5G NR chỉ định hai </w:t>
      </w:r>
      <w:r w:rsidR="007D70A2">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cho mã hóa LDPC</w:t>
      </w:r>
      <w:r w:rsidR="007D70A2" w:rsidRPr="007D70A2">
        <w:rPr>
          <w:rFonts w:asciiTheme="majorHAnsi" w:hAnsiTheme="majorHAnsi" w:cstheme="majorHAnsi"/>
          <w:color w:val="000000" w:themeColor="text1"/>
        </w:rPr>
        <w:t xml:space="preserve">: </w:t>
      </w:r>
      <w:r w:rsidR="007D70A2">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và </w:t>
      </w:r>
      <w:r w:rsidR="007D70A2">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1A521D76" w14:textId="48DE6DB3" w:rsidR="007D70A2" w:rsidRDefault="007D70A2"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003471CE" w:rsidRPr="003471CE">
        <w:rPr>
          <w:rFonts w:asciiTheme="majorHAnsi" w:hAnsiTheme="majorHAnsi" w:cstheme="majorHAnsi"/>
          <w:color w:val="000000" w:themeColor="text1"/>
        </w:rPr>
        <w:t xml:space="preserve">Mỗi </w:t>
      </w:r>
      <w:r>
        <w:rPr>
          <w:rFonts w:asciiTheme="majorHAnsi" w:hAnsiTheme="majorHAnsi" w:cstheme="majorHAnsi"/>
          <w:color w:val="000000" w:themeColor="text1"/>
        </w:rPr>
        <w:t>Base Graph</w:t>
      </w:r>
      <w:r w:rsidR="003471CE" w:rsidRPr="003471CE">
        <w:rPr>
          <w:rFonts w:asciiTheme="majorHAnsi" w:hAnsiTheme="majorHAnsi" w:cstheme="majorHAnsi"/>
          <w:color w:val="000000" w:themeColor="text1"/>
        </w:rPr>
        <w:t xml:space="preserve"> có kích thước được xác định trước, trong đó </w:t>
      </w:r>
      <w:r>
        <w:rPr>
          <w:rFonts w:asciiTheme="majorHAnsi" w:hAnsiTheme="majorHAnsi" w:cstheme="majorHAnsi"/>
          <w:color w:val="000000" w:themeColor="text1"/>
        </w:rPr>
        <w:t>Base Graph</w:t>
      </w:r>
      <w:r w:rsidR="003471CE" w:rsidRPr="003471CE">
        <w:rPr>
          <w:rFonts w:asciiTheme="majorHAnsi" w:hAnsiTheme="majorHAnsi" w:cstheme="majorHAnsi"/>
          <w:color w:val="000000" w:themeColor="text1"/>
        </w:rPr>
        <w:t xml:space="preserve"> 1 lớn hơn </w:t>
      </w:r>
      <w:r>
        <w:rPr>
          <w:rFonts w:asciiTheme="majorHAnsi" w:hAnsiTheme="majorHAnsi" w:cstheme="majorHAnsi"/>
          <w:color w:val="000000" w:themeColor="text1"/>
        </w:rPr>
        <w:t>Base Graph</w:t>
      </w:r>
      <w:r w:rsidR="003471CE" w:rsidRPr="003471CE">
        <w:rPr>
          <w:rFonts w:asciiTheme="majorHAnsi" w:hAnsiTheme="majorHAnsi" w:cstheme="majorHAnsi"/>
          <w:color w:val="000000" w:themeColor="text1"/>
        </w:rPr>
        <w:t xml:space="preserve"> 2. </w:t>
      </w:r>
    </w:p>
    <w:p w14:paraId="3F1C47F6" w14:textId="77777777" w:rsidR="007D70A2" w:rsidRDefault="007D70A2"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003471CE" w:rsidRPr="003471CE">
        <w:rPr>
          <w:rFonts w:asciiTheme="majorHAnsi" w:hAnsiTheme="majorHAnsi" w:cstheme="majorHAnsi"/>
          <w:color w:val="000000" w:themeColor="text1"/>
        </w:rPr>
        <w:t>Việc lựa chọn đồ thị cơ sở phụ thuộc vào kích thước của khối truyền tải được truyền qua PDSCH.</w:t>
      </w:r>
    </w:p>
    <w:p w14:paraId="062736D5" w14:textId="77777777" w:rsidR="006558DA" w:rsidRDefault="007D70A2"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003471CE" w:rsidRPr="003471CE">
        <w:rPr>
          <w:rFonts w:asciiTheme="majorHAnsi" w:hAnsiTheme="majorHAnsi" w:cstheme="majorHAnsi"/>
          <w:color w:val="000000" w:themeColor="text1"/>
        </w:rPr>
        <w:t xml:space="preserve">Nếu kích thước khối truyền tải lớn hơn một ngưỡng nhất định, </w:t>
      </w:r>
      <w:r w:rsidRPr="003471CE">
        <w:rPr>
          <w:rFonts w:asciiTheme="majorHAnsi" w:hAnsiTheme="majorHAnsi" w:cstheme="majorHAnsi"/>
          <w:color w:val="000000" w:themeColor="text1"/>
        </w:rPr>
        <w:t xml:space="preserve">Base Graph </w:t>
      </w:r>
      <w:r w:rsidR="003471CE" w:rsidRPr="003471CE">
        <w:rPr>
          <w:rFonts w:asciiTheme="majorHAnsi" w:hAnsiTheme="majorHAnsi" w:cstheme="majorHAnsi"/>
          <w:color w:val="000000" w:themeColor="text1"/>
        </w:rPr>
        <w:t xml:space="preserve">1 sẽ được sử dụng; </w:t>
      </w:r>
      <w:r>
        <w:rPr>
          <w:rFonts w:asciiTheme="majorHAnsi" w:hAnsiTheme="majorHAnsi" w:cstheme="majorHAnsi"/>
          <w:color w:val="000000" w:themeColor="text1"/>
        </w:rPr>
        <w:t>nếu không thì</w:t>
      </w:r>
      <w:r w:rsidR="003471CE" w:rsidRPr="003471CE">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Base Graph</w:t>
      </w:r>
      <w:r w:rsidR="003471CE" w:rsidRPr="003471CE">
        <w:rPr>
          <w:rFonts w:asciiTheme="majorHAnsi" w:hAnsiTheme="majorHAnsi" w:cstheme="majorHAnsi"/>
          <w:color w:val="000000" w:themeColor="text1"/>
        </w:rPr>
        <w:t xml:space="preserve"> 2 được sử dụng. Base Graph 2 nhỏ hơn phù hợp hơn với các khối truyền tải nhỏ hơn vì nó mang lại sự cân bằng tốt hơn giữa độ phức tạp và hiệu suất. </w:t>
      </w:r>
    </w:p>
    <w:p w14:paraId="3ED6C291" w14:textId="5BF485C7" w:rsidR="00443F20" w:rsidRDefault="006558DA" w:rsidP="004605B6">
      <w:pPr>
        <w:pStyle w:val="NormalWeb"/>
        <w:shd w:val="clear" w:color="auto" w:fill="FFFFFF"/>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color w:val="000000" w:themeColor="text1"/>
        </w:rPr>
        <w:lastRenderedPageBreak/>
        <w:t xml:space="preserve">- </w:t>
      </w:r>
      <w:r w:rsidR="003471CE" w:rsidRPr="003471CE">
        <w:rPr>
          <w:rFonts w:asciiTheme="majorHAnsi" w:hAnsiTheme="majorHAnsi" w:cstheme="majorHAnsi"/>
          <w:color w:val="000000" w:themeColor="text1"/>
        </w:rPr>
        <w:t xml:space="preserve">Loại LDPC BaseGraph được xác định bởi </w:t>
      </w:r>
      <w:r w:rsidR="005C6238">
        <w:rPr>
          <w:rFonts w:asciiTheme="majorHAnsi" w:hAnsiTheme="majorHAnsi" w:cstheme="majorHAnsi"/>
          <w:color w:val="000000" w:themeColor="text1"/>
        </w:rPr>
        <w:t>T</w:t>
      </w:r>
      <w:r w:rsidRPr="006558DA">
        <w:rPr>
          <w:rFonts w:asciiTheme="majorHAnsi" w:hAnsiTheme="majorHAnsi" w:cstheme="majorHAnsi"/>
          <w:color w:val="000000" w:themeColor="text1"/>
        </w:rPr>
        <w:t xml:space="preserve">ransport Size (A) </w:t>
      </w:r>
      <w:r w:rsidR="00237EC5">
        <w:rPr>
          <w:rFonts w:asciiTheme="majorHAnsi" w:hAnsiTheme="majorHAnsi" w:cstheme="majorHAnsi"/>
          <w:color w:val="000000" w:themeColor="text1"/>
        </w:rPr>
        <w:t xml:space="preserve">và </w:t>
      </w:r>
      <w:r w:rsidRPr="006558DA">
        <w:rPr>
          <w:rFonts w:asciiTheme="majorHAnsi" w:hAnsiTheme="majorHAnsi" w:cstheme="majorHAnsi"/>
          <w:color w:val="000000" w:themeColor="text1"/>
        </w:rPr>
        <w:t>Code Rate</w:t>
      </w:r>
      <w:r w:rsidR="00237EC5">
        <w:rPr>
          <w:rFonts w:asciiTheme="majorHAnsi" w:hAnsiTheme="majorHAnsi" w:cstheme="majorHAnsi"/>
          <w:color w:val="000000" w:themeColor="text1"/>
        </w:rPr>
        <w:t xml:space="preserve"> </w:t>
      </w:r>
      <w:r w:rsidRPr="006558DA">
        <w:rPr>
          <w:rFonts w:asciiTheme="majorHAnsi" w:hAnsiTheme="majorHAnsi" w:cstheme="majorHAnsi"/>
          <w:color w:val="000000" w:themeColor="text1"/>
        </w:rPr>
        <w:t>(R)</w:t>
      </w:r>
      <w:r w:rsidR="003471CE" w:rsidRPr="003471CE">
        <w:rPr>
          <w:rFonts w:asciiTheme="majorHAnsi" w:hAnsiTheme="majorHAnsi" w:cstheme="majorHAnsi"/>
          <w:color w:val="000000" w:themeColor="text1"/>
        </w:rPr>
        <w:t xml:space="preserve"> dựa trên các tiêu chí sau.</w:t>
      </w:r>
    </w:p>
    <w:p w14:paraId="304B966C" w14:textId="299859BF" w:rsidR="006558DA" w:rsidRPr="00443F20" w:rsidRDefault="006558DA" w:rsidP="006558DA">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4B7C575" wp14:editId="10DFDB5B">
            <wp:extent cx="3461657" cy="823891"/>
            <wp:effectExtent l="0" t="0" r="0" b="0"/>
            <wp:docPr id="392630436" name="Hình ảnh 36"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0436" name="Hình ảnh 36" descr="Ảnh có chứa văn bản, Phông chữ, ảnh chụp màn hình, hàng&#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8088" cy="825422"/>
                    </a:xfrm>
                    <a:prstGeom prst="rect">
                      <a:avLst/>
                    </a:prstGeom>
                    <a:noFill/>
                    <a:ln>
                      <a:noFill/>
                    </a:ln>
                  </pic:spPr>
                </pic:pic>
              </a:graphicData>
            </a:graphic>
          </wp:inline>
        </w:drawing>
      </w:r>
    </w:p>
    <w:p w14:paraId="4FF3134F" w14:textId="39E8C8B8" w:rsidR="00443F20" w:rsidRPr="00443F20" w:rsidRDefault="006558DA"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+Biểu diễn bằng hệ tọa độ: </w:t>
      </w:r>
    </w:p>
    <w:p w14:paraId="3B38A759" w14:textId="7B9272A3" w:rsidR="00443F20" w:rsidRPr="00443F20" w:rsidRDefault="006558DA" w:rsidP="00CE397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3326D76D" wp14:editId="1DC5BF76">
            <wp:extent cx="3004457" cy="1469374"/>
            <wp:effectExtent l="0" t="0" r="0" b="0"/>
            <wp:docPr id="178811096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35">
                      <a:extLst>
                        <a:ext uri="{28A0092B-C50C-407E-A947-70E740481C1C}">
                          <a14:useLocalDpi xmlns:a14="http://schemas.microsoft.com/office/drawing/2010/main" val="0"/>
                        </a:ext>
                      </a:extLst>
                    </a:blip>
                    <a:srcRect b="51572"/>
                    <a:stretch/>
                  </pic:blipFill>
                  <pic:spPr bwMode="auto">
                    <a:xfrm>
                      <a:off x="0" y="0"/>
                      <a:ext cx="3063431" cy="1498216"/>
                    </a:xfrm>
                    <a:prstGeom prst="rect">
                      <a:avLst/>
                    </a:prstGeom>
                    <a:noFill/>
                    <a:ln>
                      <a:noFill/>
                    </a:ln>
                    <a:extLst>
                      <a:ext uri="{53640926-AAD7-44D8-BBD7-CCE9431645EC}">
                        <a14:shadowObscured xmlns:a14="http://schemas.microsoft.com/office/drawing/2010/main"/>
                      </a:ext>
                    </a:extLst>
                  </pic:spPr>
                </pic:pic>
              </a:graphicData>
            </a:graphic>
          </wp:inline>
        </w:drawing>
      </w:r>
      <w:r w:rsidRPr="00443F20">
        <w:rPr>
          <w:rFonts w:asciiTheme="majorHAnsi" w:hAnsiTheme="majorHAnsi" w:cstheme="majorHAnsi"/>
          <w:noProof/>
          <w:color w:val="000000" w:themeColor="text1"/>
          <w:lang w:val="en-US" w:eastAsia="en-US"/>
        </w:rPr>
        <w:drawing>
          <wp:inline distT="0" distB="0" distL="0" distR="0" wp14:anchorId="722C1B0D" wp14:editId="661915B4">
            <wp:extent cx="2897579" cy="1385709"/>
            <wp:effectExtent l="0" t="0" r="0" b="0"/>
            <wp:docPr id="197757704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2644"/>
                    <a:stretch/>
                  </pic:blipFill>
                  <pic:spPr bwMode="auto">
                    <a:xfrm>
                      <a:off x="0" y="0"/>
                      <a:ext cx="2953468" cy="1412437"/>
                    </a:xfrm>
                    <a:prstGeom prst="rect">
                      <a:avLst/>
                    </a:prstGeom>
                    <a:noFill/>
                    <a:ln>
                      <a:noFill/>
                    </a:ln>
                    <a:extLst>
                      <a:ext uri="{53640926-AAD7-44D8-BBD7-CCE9431645EC}">
                        <a14:shadowObscured xmlns:a14="http://schemas.microsoft.com/office/drawing/2010/main"/>
                      </a:ext>
                    </a:extLst>
                  </pic:spPr>
                </pic:pic>
              </a:graphicData>
            </a:graphic>
          </wp:inline>
        </w:drawing>
      </w:r>
    </w:p>
    <w:p w14:paraId="0778DF85" w14:textId="77777777" w:rsidR="00443F20" w:rsidRPr="00443F20"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4323B128"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6" w:name="Codeblock_segmentation_And_CodeBlock_CRC"/>
      <w:r w:rsidRPr="00443F20">
        <w:rPr>
          <w:rFonts w:asciiTheme="majorHAnsi" w:hAnsiTheme="majorHAnsi" w:cstheme="majorHAnsi"/>
          <w:color w:val="000000" w:themeColor="text1"/>
          <w:sz w:val="24"/>
          <w:szCs w:val="24"/>
        </w:rPr>
        <w:t>(3) Code block segmentation And Code Block CRC Attachment</w:t>
      </w:r>
      <w:bookmarkEnd w:id="16"/>
    </w:p>
    <w:p w14:paraId="7A89BC53" w14:textId="77777777" w:rsidR="00EC1BDD" w:rsidRDefault="005C6238" w:rsidP="005C623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EC1BDD" w:rsidRPr="00EC1BDD">
        <w:rPr>
          <w:rFonts w:asciiTheme="majorHAnsi" w:hAnsiTheme="majorHAnsi" w:cstheme="majorHAnsi"/>
          <w:color w:val="000000" w:themeColor="text1"/>
        </w:rPr>
        <w:t xml:space="preserve">Các bit đầu vào cho phân đoạn khối mã được ký hiệu là </w:t>
      </w:r>
      <w:r w:rsidR="00EC1BDD" w:rsidRPr="00443F20">
        <w:rPr>
          <w:rFonts w:asciiTheme="majorHAnsi" w:hAnsiTheme="majorHAnsi" w:cstheme="majorHAnsi"/>
          <w:color w:val="000000" w:themeColor="text1"/>
        </w:rPr>
        <w:t>b</w:t>
      </w:r>
      <w:r w:rsidR="00EC1BDD" w:rsidRPr="00443F20">
        <w:rPr>
          <w:rFonts w:asciiTheme="majorHAnsi" w:hAnsiTheme="majorHAnsi" w:cstheme="majorHAnsi"/>
          <w:color w:val="000000" w:themeColor="text1"/>
          <w:vertAlign w:val="subscript"/>
        </w:rPr>
        <w:t>0</w:t>
      </w:r>
      <w:r w:rsidR="00EC1BDD" w:rsidRPr="00443F20">
        <w:rPr>
          <w:rFonts w:asciiTheme="majorHAnsi" w:hAnsiTheme="majorHAnsi" w:cstheme="majorHAnsi"/>
          <w:color w:val="000000" w:themeColor="text1"/>
        </w:rPr>
        <w:t>, b</w:t>
      </w:r>
      <w:r w:rsidR="00EC1BDD" w:rsidRPr="00443F20">
        <w:rPr>
          <w:rFonts w:asciiTheme="majorHAnsi" w:hAnsiTheme="majorHAnsi" w:cstheme="majorHAnsi"/>
          <w:color w:val="000000" w:themeColor="text1"/>
          <w:vertAlign w:val="subscript"/>
        </w:rPr>
        <w:t>1</w:t>
      </w:r>
      <w:r w:rsidR="00EC1BDD" w:rsidRPr="00443F20">
        <w:rPr>
          <w:rFonts w:asciiTheme="majorHAnsi" w:hAnsiTheme="majorHAnsi" w:cstheme="majorHAnsi"/>
          <w:color w:val="000000" w:themeColor="text1"/>
        </w:rPr>
        <w:t>, b</w:t>
      </w:r>
      <w:r w:rsidR="00EC1BDD" w:rsidRPr="00443F20">
        <w:rPr>
          <w:rFonts w:asciiTheme="majorHAnsi" w:hAnsiTheme="majorHAnsi" w:cstheme="majorHAnsi"/>
          <w:color w:val="000000" w:themeColor="text1"/>
          <w:vertAlign w:val="subscript"/>
        </w:rPr>
        <w:t>2</w:t>
      </w:r>
      <w:r w:rsidR="00EC1BDD" w:rsidRPr="00443F20">
        <w:rPr>
          <w:rFonts w:asciiTheme="majorHAnsi" w:hAnsiTheme="majorHAnsi" w:cstheme="majorHAnsi"/>
          <w:color w:val="000000" w:themeColor="text1"/>
        </w:rPr>
        <w:t>, ..., b</w:t>
      </w:r>
      <w:r w:rsidR="00EC1BDD" w:rsidRPr="00443F20">
        <w:rPr>
          <w:rFonts w:asciiTheme="majorHAnsi" w:hAnsiTheme="majorHAnsi" w:cstheme="majorHAnsi"/>
          <w:color w:val="000000" w:themeColor="text1"/>
          <w:vertAlign w:val="subscript"/>
        </w:rPr>
        <w:t>B-1</w:t>
      </w:r>
      <w:r w:rsidR="00EC1BDD">
        <w:rPr>
          <w:rFonts w:asciiTheme="majorHAnsi" w:hAnsiTheme="majorHAnsi" w:cstheme="majorHAnsi"/>
          <w:color w:val="000000" w:themeColor="text1"/>
          <w:vertAlign w:val="subscript"/>
        </w:rPr>
        <w:t xml:space="preserve"> </w:t>
      </w:r>
      <w:r w:rsidR="00EC1BDD" w:rsidRPr="00EC1BDD">
        <w:rPr>
          <w:rFonts w:asciiTheme="majorHAnsi" w:hAnsiTheme="majorHAnsi" w:cstheme="majorHAnsi"/>
          <w:color w:val="000000" w:themeColor="text1"/>
        </w:rPr>
        <w:t xml:space="preserve">trong đó B là số bit trong khối vận chuyển (bao gồm CRC). </w:t>
      </w:r>
    </w:p>
    <w:p w14:paraId="20442ED5" w14:textId="1F742E94" w:rsidR="00EC1BDD" w:rsidRDefault="00EC1BDD" w:rsidP="005C623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Các bit sau khi phân đoạn khối mã được ký hiệu là </w:t>
      </w:r>
      <w:r w:rsidR="001427E5" w:rsidRPr="001427E5">
        <w:rPr>
          <w:rFonts w:asciiTheme="majorHAnsi" w:hAnsiTheme="majorHAnsi" w:cstheme="majorHAnsi"/>
          <w:color w:val="000000" w:themeColor="text1"/>
          <w:sz w:val="22"/>
          <w:szCs w:val="22"/>
        </w:rPr>
        <w:t>c</w:t>
      </w:r>
      <w:r w:rsidR="001427E5" w:rsidRPr="001427E5">
        <w:rPr>
          <w:rFonts w:asciiTheme="majorHAnsi" w:hAnsiTheme="majorHAnsi" w:cstheme="majorHAnsi"/>
          <w:color w:val="000000" w:themeColor="text1"/>
          <w:sz w:val="22"/>
          <w:szCs w:val="22"/>
          <w:vertAlign w:val="subscript"/>
        </w:rPr>
        <w:t>r0</w:t>
      </w:r>
      <w:r w:rsidR="001427E5" w:rsidRPr="001427E5">
        <w:rPr>
          <w:rFonts w:asciiTheme="majorHAnsi" w:hAnsiTheme="majorHAnsi" w:cstheme="majorHAnsi"/>
          <w:color w:val="000000" w:themeColor="text1"/>
          <w:sz w:val="22"/>
          <w:szCs w:val="22"/>
        </w:rPr>
        <w:t>,c</w:t>
      </w:r>
      <w:r w:rsidR="001427E5" w:rsidRPr="001427E5">
        <w:rPr>
          <w:rFonts w:asciiTheme="majorHAnsi" w:hAnsiTheme="majorHAnsi" w:cstheme="majorHAnsi"/>
          <w:color w:val="000000" w:themeColor="text1"/>
          <w:sz w:val="22"/>
          <w:szCs w:val="22"/>
          <w:vertAlign w:val="subscript"/>
        </w:rPr>
        <w:t>r1</w:t>
      </w:r>
      <w:r w:rsidR="001427E5" w:rsidRPr="001427E5">
        <w:rPr>
          <w:rFonts w:asciiTheme="majorHAnsi" w:hAnsiTheme="majorHAnsi" w:cstheme="majorHAnsi"/>
          <w:color w:val="000000" w:themeColor="text1"/>
          <w:sz w:val="22"/>
          <w:szCs w:val="22"/>
        </w:rPr>
        <w:t>,c</w:t>
      </w:r>
      <w:r w:rsidR="001427E5" w:rsidRPr="001427E5">
        <w:rPr>
          <w:rFonts w:asciiTheme="majorHAnsi" w:hAnsiTheme="majorHAnsi" w:cstheme="majorHAnsi"/>
          <w:color w:val="000000" w:themeColor="text1"/>
          <w:sz w:val="22"/>
          <w:szCs w:val="22"/>
          <w:vertAlign w:val="subscript"/>
        </w:rPr>
        <w:t>r2</w:t>
      </w:r>
      <w:r w:rsidR="001427E5" w:rsidRPr="001427E5">
        <w:rPr>
          <w:rFonts w:asciiTheme="majorHAnsi" w:hAnsiTheme="majorHAnsi" w:cstheme="majorHAnsi"/>
          <w:color w:val="000000" w:themeColor="text1"/>
          <w:sz w:val="22"/>
          <w:szCs w:val="22"/>
        </w:rPr>
        <w:t>,...,c</w:t>
      </w:r>
      <w:r w:rsidR="001427E5" w:rsidRPr="001427E5">
        <w:rPr>
          <w:rFonts w:asciiTheme="majorHAnsi" w:hAnsiTheme="majorHAnsi" w:cstheme="majorHAnsi"/>
          <w:color w:val="000000" w:themeColor="text1"/>
          <w:sz w:val="22"/>
          <w:szCs w:val="22"/>
          <w:vertAlign w:val="subscript"/>
        </w:rPr>
        <w:t>r(</w:t>
      </w:r>
      <w:r w:rsidR="001427E5">
        <w:rPr>
          <w:rFonts w:asciiTheme="majorHAnsi" w:hAnsiTheme="majorHAnsi" w:cstheme="majorHAnsi"/>
          <w:color w:val="000000" w:themeColor="text1"/>
          <w:sz w:val="22"/>
          <w:szCs w:val="22"/>
          <w:vertAlign w:val="subscript"/>
        </w:rPr>
        <w:t>Kr</w:t>
      </w:r>
      <w:r w:rsidR="001427E5" w:rsidRPr="001427E5">
        <w:rPr>
          <w:rFonts w:asciiTheme="majorHAnsi" w:hAnsiTheme="majorHAnsi" w:cstheme="majorHAnsi"/>
          <w:color w:val="000000" w:themeColor="text1"/>
          <w:sz w:val="22"/>
          <w:szCs w:val="22"/>
          <w:vertAlign w:val="subscript"/>
        </w:rPr>
        <w:t>-1</w:t>
      </w:r>
      <w:r w:rsidRPr="001427E5">
        <w:rPr>
          <w:rFonts w:asciiTheme="majorHAnsi" w:hAnsiTheme="majorHAnsi" w:cstheme="majorHAnsi"/>
          <w:color w:val="000000" w:themeColor="text1"/>
        </w:rPr>
        <w:t>,</w:t>
      </w:r>
      <w:r w:rsidRPr="00EC1BDD">
        <w:rPr>
          <w:rFonts w:asciiTheme="majorHAnsi" w:hAnsiTheme="majorHAnsi" w:cstheme="majorHAnsi"/>
          <w:color w:val="000000" w:themeColor="text1"/>
        </w:rPr>
        <w:t xml:space="preserve"> trong đó r là số khối mã </w:t>
      </w:r>
      <w:r w:rsidR="001427E5">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p>
    <w:p w14:paraId="49166B88" w14:textId="17B12318" w:rsidR="005C6238" w:rsidRDefault="00EC1BDD" w:rsidP="005C623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C6238" w:rsidRPr="005C6238">
        <w:rPr>
          <w:rFonts w:asciiTheme="majorHAnsi" w:hAnsiTheme="majorHAnsi" w:cstheme="majorHAnsi"/>
          <w:color w:val="000000" w:themeColor="text1"/>
        </w:rPr>
        <w:t xml:space="preserve">Bước này nhằm đảm bảo việc truyền dữ liệu hiệu quả và đáng tin cậy bằng cách chia các khối truyền tải lớn thành các phân đoạn nhỏ hơn và cung cấp khả năng phát hiện lỗi ở cấp độ khối mã. </w:t>
      </w:r>
    </w:p>
    <w:p w14:paraId="752B7D35" w14:textId="294821F8" w:rsidR="005C6238" w:rsidRDefault="005C6238" w:rsidP="005C623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Code Block Segmentation: </w:t>
      </w:r>
      <w:r w:rsidRPr="005C6238">
        <w:rPr>
          <w:rFonts w:asciiTheme="majorHAnsi" w:hAnsiTheme="majorHAnsi" w:cstheme="majorHAnsi"/>
          <w:color w:val="000000" w:themeColor="text1"/>
        </w:rPr>
        <w:t>Nếu kích thước của khối truyền tải quá lớn để mã hóa LDPC hiệu quả, nó sẽ được chia thành các phân đoạn nhỏ hơn, được gọi là khối mã. Kích thước tối đa của khối mã được xác định bởi thông số kỹ thuật 5G NR. Việc phân đoạn được thực hiện để đảm bảo mã hóa và giải mã kênh hiệu quả trong khi vẫn duy trì độ phức tạp hợp lý</w:t>
      </w:r>
    </w:p>
    <w:p w14:paraId="761EBD05" w14:textId="685C6E6E" w:rsidR="00443F20" w:rsidRPr="00443F20" w:rsidRDefault="005C6238" w:rsidP="005C623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Segmentation Criteria: </w:t>
      </w:r>
      <w:r w:rsidR="003C4812" w:rsidRPr="003C4812">
        <w:rPr>
          <w:rFonts w:asciiTheme="majorHAnsi" w:hAnsiTheme="majorHAnsi" w:cstheme="majorHAnsi"/>
          <w:color w:val="000000" w:themeColor="text1"/>
        </w:rPr>
        <w:t>Quá trình phân đoạn được xác định bằng cách so sánh kích thước khối truyền tải với kích thước khối mã tối đa được chỉ định. Nếu kích thước khối truyền tải vượt quá kích thước khối mã tối đa, khối truyền tải sẽ được chia thành các khối mã có kích thước bằng nhau (ngoại trừ khối mã cuối cùng, có thể nhỏ hơn). Nếu kích thước khối truyền tải nằm trong kích thước khối mã tối đa thì không có phân đoạn nào được thực hiện.</w:t>
      </w:r>
      <w:r w:rsidR="00443F20" w:rsidRPr="00443F20">
        <w:rPr>
          <w:rFonts w:asciiTheme="majorHAnsi" w:hAnsiTheme="majorHAnsi" w:cstheme="majorHAnsi"/>
          <w:color w:val="000000" w:themeColor="text1"/>
        </w:rPr>
        <w:t>.</w:t>
      </w:r>
    </w:p>
    <w:p w14:paraId="14465551" w14:textId="74E4834E" w:rsidR="00443F20" w:rsidRPr="00443F20" w:rsidRDefault="003C4812" w:rsidP="003C4812">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00443F20" w:rsidRPr="00443F20">
        <w:rPr>
          <w:rFonts w:asciiTheme="majorHAnsi" w:hAnsiTheme="majorHAnsi" w:cstheme="majorHAnsi"/>
          <w:color w:val="000000" w:themeColor="text1"/>
          <w:sz w:val="24"/>
          <w:szCs w:val="24"/>
        </w:rPr>
        <w:t xml:space="preserve">Code Block CRC Attachment: </w:t>
      </w:r>
      <w:r w:rsidRPr="003C4812">
        <w:rPr>
          <w:rFonts w:asciiTheme="majorHAnsi" w:hAnsiTheme="majorHAnsi" w:cstheme="majorHAnsi"/>
          <w:color w:val="000000" w:themeColor="text1"/>
          <w:sz w:val="24"/>
          <w:szCs w:val="24"/>
        </w:rPr>
        <w:t>Sau khi phân đoạn, CRC (Cyclic Redundancy Chec) được tính toán và gắn vào từng khối mã riêng lẻ. CRC 24 bit này cho phép phát hiện lỗi ở máy thu (UE) trên cơ sở từng khối mã</w:t>
      </w:r>
      <w:r w:rsidR="00443F20" w:rsidRPr="00443F20">
        <w:rPr>
          <w:rFonts w:asciiTheme="majorHAnsi" w:hAnsiTheme="majorHAnsi" w:cstheme="majorHAnsi"/>
          <w:color w:val="000000" w:themeColor="text1"/>
          <w:sz w:val="24"/>
          <w:szCs w:val="24"/>
        </w:rPr>
        <w:t>.</w:t>
      </w:r>
    </w:p>
    <w:p w14:paraId="6943B880" w14:textId="0582D07E" w:rsidR="00443F20" w:rsidRPr="00443F20" w:rsidRDefault="00443F20" w:rsidP="005C6238">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077DEE56" wp14:editId="539C2FA1">
            <wp:extent cx="3289465" cy="1653946"/>
            <wp:effectExtent l="0" t="0" r="0" b="0"/>
            <wp:docPr id="527347071" name="Hình ảnh 3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47071" name="Hình ảnh 34" descr="Ảnh có chứa văn bản, ảnh chụp màn hình, Phông chữ&#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899" cy="1660701"/>
                    </a:xfrm>
                    <a:prstGeom prst="rect">
                      <a:avLst/>
                    </a:prstGeom>
                    <a:noFill/>
                    <a:ln>
                      <a:noFill/>
                    </a:ln>
                  </pic:spPr>
                </pic:pic>
              </a:graphicData>
            </a:graphic>
          </wp:inline>
        </w:drawing>
      </w:r>
    </w:p>
    <w:p w14:paraId="4DF3CCBC" w14:textId="39BBFF75" w:rsidR="00443F20" w:rsidRPr="00443F20" w:rsidRDefault="00443F20" w:rsidP="0089686D">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i) </w:t>
      </w:r>
      <w:r w:rsidR="0089686D" w:rsidRPr="0089686D">
        <w:rPr>
          <w:rFonts w:asciiTheme="majorHAnsi" w:hAnsiTheme="majorHAnsi" w:cstheme="majorHAnsi"/>
          <w:color w:val="000000" w:themeColor="text1"/>
        </w:rPr>
        <w:t xml:space="preserve">Xác định kích thước tối đa của khối mã </w:t>
      </w:r>
      <w:r w:rsidRPr="00443F20">
        <w:rPr>
          <w:rFonts w:asciiTheme="majorHAnsi" w:hAnsiTheme="majorHAnsi" w:cstheme="majorHAnsi"/>
          <w:color w:val="000000" w:themeColor="text1"/>
        </w:rPr>
        <w:t>(K</w:t>
      </w:r>
      <w:r w:rsidRPr="0089686D">
        <w:rPr>
          <w:rFonts w:asciiTheme="majorHAnsi" w:hAnsiTheme="majorHAnsi" w:cstheme="majorHAnsi"/>
          <w:color w:val="000000" w:themeColor="text1"/>
          <w:vertAlign w:val="subscript"/>
        </w:rPr>
        <w:t>cb</w:t>
      </w:r>
      <w:r w:rsidRPr="00443F20">
        <w:rPr>
          <w:rFonts w:asciiTheme="majorHAnsi" w:hAnsiTheme="majorHAnsi" w:cstheme="majorHAnsi"/>
          <w:color w:val="000000" w:themeColor="text1"/>
        </w:rPr>
        <w:t>)</w:t>
      </w:r>
      <w:r w:rsidR="0089686D">
        <w:rPr>
          <w:rFonts w:asciiTheme="majorHAnsi" w:hAnsiTheme="majorHAnsi" w:cstheme="majorHAnsi"/>
          <w:color w:val="000000" w:themeColor="text1"/>
        </w:rPr>
        <w:t xml:space="preserve"> phụ thuộc vào loại</w:t>
      </w:r>
      <w:r w:rsidRPr="00443F20">
        <w:rPr>
          <w:rFonts w:asciiTheme="majorHAnsi" w:hAnsiTheme="majorHAnsi" w:cstheme="majorHAnsi"/>
          <w:color w:val="000000" w:themeColor="text1"/>
        </w:rPr>
        <w:t xml:space="preserve"> LDPC base graph.</w:t>
      </w:r>
    </w:p>
    <w:p w14:paraId="1D021E3E" w14:textId="7A30F2AB" w:rsidR="00443F20" w:rsidRPr="00443F20" w:rsidRDefault="00F1269E" w:rsidP="004605B6">
      <w:pPr>
        <w:numPr>
          <w:ilvl w:val="1"/>
          <w:numId w:val="30"/>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Với </w:t>
      </w:r>
      <w:r w:rsidR="00443F20" w:rsidRPr="00443F20">
        <w:rPr>
          <w:rFonts w:asciiTheme="majorHAnsi" w:hAnsiTheme="majorHAnsi" w:cstheme="majorHAnsi"/>
          <w:color w:val="000000" w:themeColor="text1"/>
          <w:sz w:val="24"/>
          <w:szCs w:val="24"/>
        </w:rPr>
        <w:t>LDPC base graph type 1 : K</w:t>
      </w:r>
      <w:r w:rsidR="00443F20" w:rsidRPr="0089686D">
        <w:rPr>
          <w:rFonts w:asciiTheme="majorHAnsi" w:hAnsiTheme="majorHAnsi" w:cstheme="majorHAnsi"/>
          <w:color w:val="000000" w:themeColor="text1"/>
          <w:sz w:val="24"/>
          <w:szCs w:val="24"/>
          <w:vertAlign w:val="subscript"/>
        </w:rPr>
        <w:t>cb</w:t>
      </w:r>
      <w:r w:rsidR="00443F20" w:rsidRPr="00443F20">
        <w:rPr>
          <w:rFonts w:asciiTheme="majorHAnsi" w:hAnsiTheme="majorHAnsi" w:cstheme="majorHAnsi"/>
          <w:color w:val="000000" w:themeColor="text1"/>
          <w:sz w:val="24"/>
          <w:szCs w:val="24"/>
        </w:rPr>
        <w:t xml:space="preserve"> = 8448</w:t>
      </w:r>
    </w:p>
    <w:p w14:paraId="754EF11C" w14:textId="24E9CCD6" w:rsidR="00443F20" w:rsidRPr="00443F20" w:rsidRDefault="00F1269E" w:rsidP="004605B6">
      <w:pPr>
        <w:numPr>
          <w:ilvl w:val="1"/>
          <w:numId w:val="30"/>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Với </w:t>
      </w:r>
      <w:r w:rsidR="00443F20" w:rsidRPr="00443F20">
        <w:rPr>
          <w:rFonts w:asciiTheme="majorHAnsi" w:hAnsiTheme="majorHAnsi" w:cstheme="majorHAnsi"/>
          <w:color w:val="000000" w:themeColor="text1"/>
          <w:sz w:val="24"/>
          <w:szCs w:val="24"/>
        </w:rPr>
        <w:t>LDPC base graph type 2 : K</w:t>
      </w:r>
      <w:r w:rsidR="00443F20" w:rsidRPr="00F1269E">
        <w:rPr>
          <w:rFonts w:asciiTheme="majorHAnsi" w:hAnsiTheme="majorHAnsi" w:cstheme="majorHAnsi"/>
          <w:color w:val="000000" w:themeColor="text1"/>
          <w:sz w:val="24"/>
          <w:szCs w:val="24"/>
          <w:vertAlign w:val="subscript"/>
        </w:rPr>
        <w:t>cb</w:t>
      </w:r>
      <w:r w:rsidR="00443F20" w:rsidRPr="00443F20">
        <w:rPr>
          <w:rFonts w:asciiTheme="majorHAnsi" w:hAnsiTheme="majorHAnsi" w:cstheme="majorHAnsi"/>
          <w:color w:val="000000" w:themeColor="text1"/>
          <w:sz w:val="24"/>
          <w:szCs w:val="24"/>
        </w:rPr>
        <w:t xml:space="preserve"> = 3840</w:t>
      </w:r>
    </w:p>
    <w:p w14:paraId="7084AF0A" w14:textId="54F3A451" w:rsidR="00443F20" w:rsidRPr="00F1269E" w:rsidRDefault="00443F20" w:rsidP="00F1269E">
      <w:pPr>
        <w:pStyle w:val="NormalWeb"/>
        <w:shd w:val="clear" w:color="auto" w:fill="FFFFFF"/>
        <w:spacing w:before="0" w:beforeAutospacing="0" w:after="0" w:afterAutospacing="0" w:line="276" w:lineRule="auto"/>
        <w:jc w:val="both"/>
        <w:rPr>
          <w:rFonts w:asciiTheme="majorHAnsi" w:hAnsiTheme="majorHAnsi" w:cstheme="majorHAnsi"/>
          <w:i/>
          <w:iCs/>
          <w:color w:val="000000" w:themeColor="text1"/>
        </w:rPr>
      </w:pPr>
      <w:r w:rsidRPr="00443F20">
        <w:rPr>
          <w:rFonts w:asciiTheme="majorHAnsi" w:hAnsiTheme="majorHAnsi" w:cstheme="majorHAnsi"/>
          <w:color w:val="000000" w:themeColor="text1"/>
        </w:rPr>
        <w:t xml:space="preserve">ii) </w:t>
      </w:r>
      <w:r w:rsidR="00F1269E" w:rsidRPr="00F1269E">
        <w:rPr>
          <w:rFonts w:asciiTheme="majorHAnsi" w:hAnsiTheme="majorHAnsi" w:cstheme="majorHAnsi"/>
          <w:color w:val="000000" w:themeColor="text1"/>
        </w:rPr>
        <w:t xml:space="preserve">Xác định </w:t>
      </w:r>
      <w:r w:rsidR="00F1269E" w:rsidRPr="00F1269E">
        <w:rPr>
          <w:rFonts w:asciiTheme="majorHAnsi" w:hAnsiTheme="majorHAnsi" w:cstheme="majorHAnsi"/>
          <w:i/>
          <w:iCs/>
          <w:color w:val="000000" w:themeColor="text1"/>
        </w:rPr>
        <w:t>số lượng Codeblocks</w:t>
      </w:r>
    </w:p>
    <w:p w14:paraId="2D3BF3D1"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if B(Transport block size) &lt; Kcb(Max Codeblock size)</w:t>
      </w:r>
    </w:p>
    <w:p w14:paraId="70056307"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lastRenderedPageBreak/>
        <w:t>    L = 0</w:t>
      </w:r>
    </w:p>
    <w:p w14:paraId="19B4F609"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C (number of codeblocks) = 1</w:t>
      </w:r>
    </w:p>
    <w:p w14:paraId="4E4F7FBA"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B' = B   // this mean 'No Segmentation'.</w:t>
      </w:r>
    </w:p>
    <w:p w14:paraId="5AE3CED9"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else</w:t>
      </w:r>
    </w:p>
    <w:p w14:paraId="70833139"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L = 24</w:t>
      </w:r>
    </w:p>
    <w:p w14:paraId="7404421A"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C = Ceiling(B/(Kcb - L))</w:t>
      </w:r>
    </w:p>
    <w:p w14:paraId="6268DCF3" w14:textId="77777777" w:rsidR="00443F20" w:rsidRPr="00F1269E"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rPr>
      </w:pPr>
      <w:r w:rsidRPr="00CD64C8">
        <w:rPr>
          <w:rFonts w:asciiTheme="majorHAnsi" w:hAnsiTheme="majorHAnsi" w:cstheme="majorHAnsi"/>
          <w:i/>
          <w:iCs/>
          <w:color w:val="000000" w:themeColor="text1"/>
          <w:sz w:val="22"/>
          <w:szCs w:val="22"/>
        </w:rPr>
        <w:t>    B' = B + C * L     </w:t>
      </w:r>
    </w:p>
    <w:p w14:paraId="6BF139B4" w14:textId="1573A8E1" w:rsidR="00443F20" w:rsidRPr="00443F20" w:rsidRDefault="00443F20" w:rsidP="00F1269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iii) </w:t>
      </w:r>
      <w:r w:rsidR="00F1269E" w:rsidRPr="00F1269E">
        <w:rPr>
          <w:rFonts w:asciiTheme="majorHAnsi" w:hAnsiTheme="majorHAnsi" w:cstheme="majorHAnsi"/>
          <w:color w:val="000000" w:themeColor="text1"/>
        </w:rPr>
        <w:t>Xác định số bit trong mỗi khối mã</w:t>
      </w:r>
    </w:p>
    <w:p w14:paraId="203FB005" w14:textId="3E6606B2" w:rsidR="00443F20" w:rsidRPr="00443F20"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color w:val="000000" w:themeColor="text1"/>
        </w:rPr>
      </w:pPr>
      <w:r w:rsidRPr="00443F20">
        <w:rPr>
          <w:rFonts w:asciiTheme="majorHAnsi" w:hAnsiTheme="majorHAnsi" w:cstheme="majorHAnsi"/>
          <w:color w:val="000000" w:themeColor="text1"/>
        </w:rPr>
        <w:t>K'(</w:t>
      </w:r>
      <w:r w:rsidR="00F1269E" w:rsidRPr="00F1269E">
        <w:rPr>
          <w:rFonts w:asciiTheme="majorHAnsi" w:hAnsiTheme="majorHAnsi" w:cstheme="majorHAnsi"/>
          <w:color w:val="000000" w:themeColor="text1"/>
        </w:rPr>
        <w:t>số bit trong mỗi khối mã</w:t>
      </w:r>
      <w:r w:rsidRPr="00443F20">
        <w:rPr>
          <w:rFonts w:asciiTheme="majorHAnsi" w:hAnsiTheme="majorHAnsi" w:cstheme="majorHAnsi"/>
          <w:color w:val="000000" w:themeColor="text1"/>
        </w:rPr>
        <w:t>) = B'/C</w:t>
      </w:r>
    </w:p>
    <w:p w14:paraId="46506C95" w14:textId="42821F5F" w:rsidR="00443F20" w:rsidRPr="00443F20" w:rsidRDefault="00443F20" w:rsidP="00F1269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iv) </w:t>
      </w:r>
      <w:r w:rsidR="00F1269E" w:rsidRPr="00F1269E">
        <w:rPr>
          <w:rFonts w:asciiTheme="majorHAnsi" w:hAnsiTheme="majorHAnsi" w:cstheme="majorHAnsi"/>
          <w:color w:val="000000" w:themeColor="text1"/>
        </w:rPr>
        <w:t xml:space="preserve">Xác định </w:t>
      </w:r>
      <w:r w:rsidRPr="00443F20">
        <w:rPr>
          <w:rFonts w:asciiTheme="majorHAnsi" w:hAnsiTheme="majorHAnsi" w:cstheme="majorHAnsi"/>
          <w:color w:val="000000" w:themeColor="text1"/>
        </w:rPr>
        <w:t>K</w:t>
      </w:r>
      <w:r w:rsidRPr="00F1269E">
        <w:rPr>
          <w:rFonts w:asciiTheme="majorHAnsi" w:hAnsiTheme="majorHAnsi" w:cstheme="majorHAnsi"/>
          <w:color w:val="000000" w:themeColor="text1"/>
          <w:vertAlign w:val="subscript"/>
        </w:rPr>
        <w:t>b</w:t>
      </w:r>
    </w:p>
    <w:p w14:paraId="5A512C34" w14:textId="7E812686" w:rsidR="00443F20" w:rsidRPr="00443F20" w:rsidRDefault="00F1269E" w:rsidP="00F1269E">
      <w:pPr>
        <w:pStyle w:val="NormalWeb"/>
        <w:shd w:val="clear" w:color="auto" w:fill="FFFFFF"/>
        <w:spacing w:before="0" w:beforeAutospacing="0" w:after="0" w:afterAutospacing="0" w:line="276" w:lineRule="auto"/>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Với </w:t>
      </w:r>
      <w:r w:rsidR="00443F20" w:rsidRPr="00443F20">
        <w:rPr>
          <w:rFonts w:asciiTheme="majorHAnsi" w:hAnsiTheme="majorHAnsi" w:cstheme="majorHAnsi"/>
          <w:color w:val="000000" w:themeColor="text1"/>
        </w:rPr>
        <w:t xml:space="preserve">LDPC base graph type </w:t>
      </w:r>
      <w:r>
        <w:rPr>
          <w:rFonts w:asciiTheme="majorHAnsi" w:hAnsiTheme="majorHAnsi" w:cstheme="majorHAnsi"/>
          <w:color w:val="000000" w:themeColor="text1"/>
        </w:rPr>
        <w:t xml:space="preserve">1: </w:t>
      </w:r>
      <w:r w:rsidR="00443F20" w:rsidRPr="00443F20">
        <w:rPr>
          <w:rFonts w:asciiTheme="majorHAnsi" w:hAnsiTheme="majorHAnsi" w:cstheme="majorHAnsi"/>
          <w:color w:val="000000" w:themeColor="text1"/>
        </w:rPr>
        <w:t>K</w:t>
      </w:r>
      <w:r w:rsidR="00443F20" w:rsidRPr="00F1269E">
        <w:rPr>
          <w:rFonts w:asciiTheme="majorHAnsi" w:hAnsiTheme="majorHAnsi" w:cstheme="majorHAnsi"/>
          <w:color w:val="000000" w:themeColor="text1"/>
          <w:vertAlign w:val="subscript"/>
        </w:rPr>
        <w:t>b</w:t>
      </w:r>
      <w:r w:rsidR="00443F20" w:rsidRPr="00443F20">
        <w:rPr>
          <w:rFonts w:asciiTheme="majorHAnsi" w:hAnsiTheme="majorHAnsi" w:cstheme="majorHAnsi"/>
          <w:color w:val="000000" w:themeColor="text1"/>
        </w:rPr>
        <w:t xml:space="preserve"> = 22</w:t>
      </w:r>
    </w:p>
    <w:p w14:paraId="77199D34" w14:textId="36DA1AF3" w:rsidR="00443F20" w:rsidRPr="00443F20" w:rsidRDefault="00F1269E" w:rsidP="004605B6">
      <w:pPr>
        <w:pStyle w:val="NormalWeb"/>
        <w:shd w:val="clear" w:color="auto" w:fill="FFFFFF"/>
        <w:spacing w:before="0" w:beforeAutospacing="0" w:after="0" w:afterAutospacing="0" w:line="276" w:lineRule="auto"/>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Với </w:t>
      </w:r>
      <w:r w:rsidR="00443F20" w:rsidRPr="00443F20">
        <w:rPr>
          <w:rFonts w:asciiTheme="majorHAnsi" w:hAnsiTheme="majorHAnsi" w:cstheme="majorHAnsi"/>
          <w:color w:val="000000" w:themeColor="text1"/>
        </w:rPr>
        <w:t>LDPC base graph type 2</w:t>
      </w:r>
    </w:p>
    <w:p w14:paraId="18355DEA" w14:textId="3D5BC25A" w:rsidR="00443F20" w:rsidRPr="00443F20" w:rsidRDefault="00443F20" w:rsidP="004A17EA">
      <w:pPr>
        <w:pStyle w:val="NormalWeb"/>
        <w:shd w:val="clear" w:color="auto" w:fill="FFFFFF"/>
        <w:spacing w:before="0" w:beforeAutospacing="0" w:after="0" w:afterAutospacing="0" w:line="276" w:lineRule="auto"/>
        <w:ind w:left="2160"/>
        <w:jc w:val="both"/>
        <w:rPr>
          <w:rFonts w:asciiTheme="majorHAnsi" w:hAnsiTheme="majorHAnsi" w:cstheme="majorHAnsi"/>
          <w:color w:val="000000" w:themeColor="text1"/>
        </w:rPr>
      </w:pPr>
      <w:r w:rsidRPr="00443F20">
        <w:rPr>
          <w:rFonts w:asciiTheme="majorHAnsi" w:hAnsiTheme="majorHAnsi" w:cstheme="majorHAnsi"/>
          <w:color w:val="000000" w:themeColor="text1"/>
        </w:rPr>
        <w:t>if B (Transport blocksize) &gt; 640</w:t>
      </w:r>
      <w:r w:rsidR="004A17EA">
        <w:rPr>
          <w:rFonts w:asciiTheme="majorHAnsi" w:hAnsiTheme="majorHAnsi" w:cstheme="majorHAnsi"/>
          <w:color w:val="000000" w:themeColor="text1"/>
        </w:rPr>
        <w:t xml:space="preserve"> =&gt; </w:t>
      </w:r>
      <w:r w:rsidR="004A17EA" w:rsidRPr="00443F20">
        <w:rPr>
          <w:rFonts w:asciiTheme="majorHAnsi" w:hAnsiTheme="majorHAnsi" w:cstheme="majorHAnsi"/>
          <w:color w:val="000000" w:themeColor="text1"/>
        </w:rPr>
        <w:t>K</w:t>
      </w:r>
      <w:r w:rsidR="004A17EA" w:rsidRPr="00F1269E">
        <w:rPr>
          <w:rFonts w:asciiTheme="majorHAnsi" w:hAnsiTheme="majorHAnsi" w:cstheme="majorHAnsi"/>
          <w:color w:val="000000" w:themeColor="text1"/>
          <w:vertAlign w:val="subscript"/>
        </w:rPr>
        <w:t>b</w:t>
      </w:r>
      <w:r w:rsidR="004A17EA" w:rsidRPr="00443F20">
        <w:rPr>
          <w:rFonts w:asciiTheme="majorHAnsi" w:hAnsiTheme="majorHAnsi" w:cstheme="majorHAnsi"/>
          <w:color w:val="000000" w:themeColor="text1"/>
        </w:rPr>
        <w:t xml:space="preserve"> </w:t>
      </w:r>
      <w:r w:rsidRPr="00443F20">
        <w:rPr>
          <w:rFonts w:asciiTheme="majorHAnsi" w:hAnsiTheme="majorHAnsi" w:cstheme="majorHAnsi"/>
          <w:color w:val="000000" w:themeColor="text1"/>
        </w:rPr>
        <w:t>= 10</w:t>
      </w:r>
    </w:p>
    <w:p w14:paraId="5F8AA3E9" w14:textId="4540919F" w:rsidR="00443F20" w:rsidRPr="00443F20" w:rsidRDefault="00443F20" w:rsidP="004A17EA">
      <w:pPr>
        <w:pStyle w:val="NormalWeb"/>
        <w:shd w:val="clear" w:color="auto" w:fill="FFFFFF"/>
        <w:spacing w:before="0" w:beforeAutospacing="0" w:after="0" w:afterAutospacing="0" w:line="276" w:lineRule="auto"/>
        <w:ind w:left="2160"/>
        <w:jc w:val="both"/>
        <w:rPr>
          <w:rFonts w:asciiTheme="majorHAnsi" w:hAnsiTheme="majorHAnsi" w:cstheme="majorHAnsi"/>
          <w:color w:val="000000" w:themeColor="text1"/>
        </w:rPr>
      </w:pPr>
      <w:r w:rsidRPr="00443F20">
        <w:rPr>
          <w:rFonts w:asciiTheme="majorHAnsi" w:hAnsiTheme="majorHAnsi" w:cstheme="majorHAnsi"/>
          <w:color w:val="000000" w:themeColor="text1"/>
        </w:rPr>
        <w:t>else if B (Transport blocksize) &gt; 560</w:t>
      </w:r>
      <w:r w:rsidR="004A17EA">
        <w:rPr>
          <w:rFonts w:asciiTheme="majorHAnsi" w:hAnsiTheme="majorHAnsi" w:cstheme="majorHAnsi"/>
          <w:color w:val="000000" w:themeColor="text1"/>
        </w:rPr>
        <w:t xml:space="preserve"> =&gt; </w:t>
      </w:r>
      <w:r w:rsidR="004A17EA" w:rsidRPr="00443F20">
        <w:rPr>
          <w:rFonts w:asciiTheme="majorHAnsi" w:hAnsiTheme="majorHAnsi" w:cstheme="majorHAnsi"/>
          <w:color w:val="000000" w:themeColor="text1"/>
        </w:rPr>
        <w:t>K</w:t>
      </w:r>
      <w:r w:rsidR="004A17EA" w:rsidRPr="00F1269E">
        <w:rPr>
          <w:rFonts w:asciiTheme="majorHAnsi" w:hAnsiTheme="majorHAnsi" w:cstheme="majorHAnsi"/>
          <w:color w:val="000000" w:themeColor="text1"/>
          <w:vertAlign w:val="subscript"/>
        </w:rPr>
        <w:t>b</w:t>
      </w:r>
      <w:r w:rsidR="004A17EA" w:rsidRPr="00443F20">
        <w:rPr>
          <w:rFonts w:asciiTheme="majorHAnsi" w:hAnsiTheme="majorHAnsi" w:cstheme="majorHAnsi"/>
          <w:color w:val="000000" w:themeColor="text1"/>
        </w:rPr>
        <w:t xml:space="preserve"> </w:t>
      </w:r>
      <w:r w:rsidRPr="00443F20">
        <w:rPr>
          <w:rFonts w:asciiTheme="majorHAnsi" w:hAnsiTheme="majorHAnsi" w:cstheme="majorHAnsi"/>
          <w:color w:val="000000" w:themeColor="text1"/>
        </w:rPr>
        <w:t>= 9   </w:t>
      </w:r>
    </w:p>
    <w:p w14:paraId="12E43A9F" w14:textId="23F0115A" w:rsidR="00443F20" w:rsidRPr="00443F20" w:rsidRDefault="00443F20" w:rsidP="004A17EA">
      <w:pPr>
        <w:pStyle w:val="NormalWeb"/>
        <w:shd w:val="clear" w:color="auto" w:fill="FFFFFF"/>
        <w:spacing w:before="0" w:beforeAutospacing="0" w:after="0" w:afterAutospacing="0" w:line="276" w:lineRule="auto"/>
        <w:ind w:left="2160"/>
        <w:jc w:val="both"/>
        <w:rPr>
          <w:rFonts w:asciiTheme="majorHAnsi" w:hAnsiTheme="majorHAnsi" w:cstheme="majorHAnsi"/>
          <w:color w:val="000000" w:themeColor="text1"/>
        </w:rPr>
      </w:pPr>
      <w:r w:rsidRPr="00443F20">
        <w:rPr>
          <w:rFonts w:asciiTheme="majorHAnsi" w:hAnsiTheme="majorHAnsi" w:cstheme="majorHAnsi"/>
          <w:color w:val="000000" w:themeColor="text1"/>
        </w:rPr>
        <w:t>else if B (Transport blocksize) &gt; 192</w:t>
      </w:r>
      <w:r w:rsidR="004A17EA">
        <w:rPr>
          <w:rFonts w:asciiTheme="majorHAnsi" w:hAnsiTheme="majorHAnsi" w:cstheme="majorHAnsi"/>
          <w:color w:val="000000" w:themeColor="text1"/>
        </w:rPr>
        <w:t xml:space="preserve"> =&gt; </w:t>
      </w:r>
      <w:r w:rsidR="004A17EA" w:rsidRPr="00443F20">
        <w:rPr>
          <w:rFonts w:asciiTheme="majorHAnsi" w:hAnsiTheme="majorHAnsi" w:cstheme="majorHAnsi"/>
          <w:color w:val="000000" w:themeColor="text1"/>
        </w:rPr>
        <w:t>K</w:t>
      </w:r>
      <w:r w:rsidR="004A17EA" w:rsidRPr="00F1269E">
        <w:rPr>
          <w:rFonts w:asciiTheme="majorHAnsi" w:hAnsiTheme="majorHAnsi" w:cstheme="majorHAnsi"/>
          <w:color w:val="000000" w:themeColor="text1"/>
          <w:vertAlign w:val="subscript"/>
        </w:rPr>
        <w:t>b</w:t>
      </w:r>
      <w:r w:rsidR="004A17EA" w:rsidRPr="00443F20">
        <w:rPr>
          <w:rFonts w:asciiTheme="majorHAnsi" w:hAnsiTheme="majorHAnsi" w:cstheme="majorHAnsi"/>
          <w:color w:val="000000" w:themeColor="text1"/>
        </w:rPr>
        <w:t xml:space="preserve"> </w:t>
      </w:r>
      <w:r w:rsidRPr="00443F20">
        <w:rPr>
          <w:rFonts w:asciiTheme="majorHAnsi" w:hAnsiTheme="majorHAnsi" w:cstheme="majorHAnsi"/>
          <w:color w:val="000000" w:themeColor="text1"/>
        </w:rPr>
        <w:t>= 8</w:t>
      </w:r>
    </w:p>
    <w:p w14:paraId="7CD031AF" w14:textId="5ACD79EB" w:rsidR="00443F20" w:rsidRPr="00443F20" w:rsidRDefault="00443F20" w:rsidP="004A17EA">
      <w:pPr>
        <w:pStyle w:val="NormalWeb"/>
        <w:shd w:val="clear" w:color="auto" w:fill="FFFFFF"/>
        <w:spacing w:before="0" w:beforeAutospacing="0" w:after="0" w:afterAutospacing="0" w:line="276" w:lineRule="auto"/>
        <w:ind w:left="2160"/>
        <w:jc w:val="both"/>
        <w:rPr>
          <w:rFonts w:asciiTheme="majorHAnsi" w:hAnsiTheme="majorHAnsi" w:cstheme="majorHAnsi"/>
          <w:color w:val="000000" w:themeColor="text1"/>
        </w:rPr>
      </w:pPr>
      <w:r w:rsidRPr="00443F20">
        <w:rPr>
          <w:rFonts w:asciiTheme="majorHAnsi" w:hAnsiTheme="majorHAnsi" w:cstheme="majorHAnsi"/>
          <w:color w:val="000000" w:themeColor="text1"/>
        </w:rPr>
        <w:t>else</w:t>
      </w:r>
      <w:r w:rsidR="004A17EA">
        <w:rPr>
          <w:rFonts w:asciiTheme="majorHAnsi" w:hAnsiTheme="majorHAnsi" w:cstheme="majorHAnsi"/>
          <w:color w:val="000000" w:themeColor="text1"/>
        </w:rPr>
        <w:t xml:space="preserve"> =&gt; </w:t>
      </w:r>
      <w:r w:rsidR="004A17EA" w:rsidRPr="00443F20">
        <w:rPr>
          <w:rFonts w:asciiTheme="majorHAnsi" w:hAnsiTheme="majorHAnsi" w:cstheme="majorHAnsi"/>
          <w:color w:val="000000" w:themeColor="text1"/>
        </w:rPr>
        <w:t>K</w:t>
      </w:r>
      <w:r w:rsidR="004A17EA" w:rsidRPr="00F1269E">
        <w:rPr>
          <w:rFonts w:asciiTheme="majorHAnsi" w:hAnsiTheme="majorHAnsi" w:cstheme="majorHAnsi"/>
          <w:color w:val="000000" w:themeColor="text1"/>
          <w:vertAlign w:val="subscript"/>
        </w:rPr>
        <w:t>b</w:t>
      </w:r>
      <w:r w:rsidR="004A17EA" w:rsidRPr="00443F20">
        <w:rPr>
          <w:rFonts w:asciiTheme="majorHAnsi" w:hAnsiTheme="majorHAnsi" w:cstheme="majorHAnsi"/>
          <w:color w:val="000000" w:themeColor="text1"/>
        </w:rPr>
        <w:t xml:space="preserve"> </w:t>
      </w:r>
      <w:r w:rsidRPr="00443F20">
        <w:rPr>
          <w:rFonts w:asciiTheme="majorHAnsi" w:hAnsiTheme="majorHAnsi" w:cstheme="majorHAnsi"/>
          <w:color w:val="000000" w:themeColor="text1"/>
        </w:rPr>
        <w:t>= 6</w:t>
      </w:r>
    </w:p>
    <w:p w14:paraId="5A0EFA90" w14:textId="15D63761" w:rsidR="00443F20" w:rsidRPr="00443F20" w:rsidRDefault="00443F20" w:rsidP="004A17EA">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v) </w:t>
      </w:r>
      <w:r w:rsidR="004A17EA" w:rsidRPr="004A17EA">
        <w:rPr>
          <w:rFonts w:asciiTheme="majorHAnsi" w:hAnsiTheme="majorHAnsi" w:cstheme="majorHAnsi"/>
          <w:color w:val="000000" w:themeColor="text1"/>
        </w:rPr>
        <w:t xml:space="preserve">tìm giá trị nhỏ nhất của Z trong tất cả các bộ kích thước nâng trong </w:t>
      </w:r>
    </w:p>
    <w:p w14:paraId="0BAF470C" w14:textId="197006D4" w:rsidR="00443F20" w:rsidRPr="00443F20" w:rsidRDefault="00443F20" w:rsidP="004A17EA">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vi) </w:t>
      </w:r>
      <w:r w:rsidR="00AD3165" w:rsidRPr="00AD3165">
        <w:rPr>
          <w:rFonts w:asciiTheme="majorHAnsi" w:hAnsiTheme="majorHAnsi" w:cstheme="majorHAnsi"/>
          <w:color w:val="000000" w:themeColor="text1"/>
        </w:rPr>
        <w:t>ký hiệu Z</w:t>
      </w:r>
      <w:r w:rsidR="00AD3165" w:rsidRPr="00AD3165">
        <w:rPr>
          <w:rFonts w:asciiTheme="majorHAnsi" w:hAnsiTheme="majorHAnsi" w:cstheme="majorHAnsi"/>
          <w:color w:val="000000" w:themeColor="text1"/>
          <w:vertAlign w:val="subscript"/>
        </w:rPr>
        <w:t>c</w:t>
      </w:r>
      <w:r w:rsidR="00AD3165" w:rsidRPr="00AD3165">
        <w:rPr>
          <w:rFonts w:asciiTheme="majorHAnsi" w:hAnsiTheme="majorHAnsi" w:cstheme="majorHAnsi"/>
          <w:color w:val="000000" w:themeColor="text1"/>
        </w:rPr>
        <w:t xml:space="preserve"> sao cho </w:t>
      </w:r>
      <w:r w:rsidRPr="00443F20">
        <w:rPr>
          <w:rFonts w:asciiTheme="majorHAnsi" w:hAnsiTheme="majorHAnsi" w:cstheme="majorHAnsi"/>
          <w:color w:val="000000" w:themeColor="text1"/>
        </w:rPr>
        <w:t>(K</w:t>
      </w:r>
      <w:r w:rsidRPr="00AD3165">
        <w:rPr>
          <w:rFonts w:asciiTheme="majorHAnsi" w:hAnsiTheme="majorHAnsi" w:cstheme="majorHAnsi"/>
          <w:color w:val="000000" w:themeColor="text1"/>
          <w:vertAlign w:val="subscript"/>
        </w:rPr>
        <w:t>b</w:t>
      </w:r>
      <w:r w:rsidRPr="00443F20">
        <w:rPr>
          <w:rFonts w:asciiTheme="majorHAnsi" w:hAnsiTheme="majorHAnsi" w:cstheme="majorHAnsi"/>
          <w:color w:val="000000" w:themeColor="text1"/>
        </w:rPr>
        <w:t xml:space="preserve"> * Z</w:t>
      </w:r>
      <w:r w:rsidRPr="00AD3165">
        <w:rPr>
          <w:rFonts w:asciiTheme="majorHAnsi" w:hAnsiTheme="majorHAnsi" w:cstheme="majorHAnsi"/>
          <w:color w:val="000000" w:themeColor="text1"/>
          <w:vertAlign w:val="subscript"/>
        </w:rPr>
        <w:t>c</w:t>
      </w:r>
      <w:r w:rsidRPr="00443F20">
        <w:rPr>
          <w:rFonts w:asciiTheme="majorHAnsi" w:hAnsiTheme="majorHAnsi" w:cstheme="majorHAnsi"/>
          <w:color w:val="000000" w:themeColor="text1"/>
        </w:rPr>
        <w:t>) &gt;= K'</w:t>
      </w:r>
    </w:p>
    <w:p w14:paraId="5E455DF1" w14:textId="2F75A447" w:rsidR="00443F20" w:rsidRPr="00443F20" w:rsidRDefault="00443F20" w:rsidP="00AD316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vii) </w:t>
      </w:r>
      <w:r w:rsidR="00AD3165">
        <w:rPr>
          <w:rFonts w:asciiTheme="majorHAnsi" w:hAnsiTheme="majorHAnsi" w:cstheme="majorHAnsi"/>
          <w:color w:val="000000" w:themeColor="text1"/>
        </w:rPr>
        <w:t xml:space="preserve">đặt </w:t>
      </w:r>
      <w:r w:rsidRPr="00443F20">
        <w:rPr>
          <w:rFonts w:asciiTheme="majorHAnsi" w:hAnsiTheme="majorHAnsi" w:cstheme="majorHAnsi"/>
          <w:color w:val="000000" w:themeColor="text1"/>
        </w:rPr>
        <w:t>K = 22 Z</w:t>
      </w:r>
      <w:r w:rsidRPr="00AD3165">
        <w:rPr>
          <w:rFonts w:asciiTheme="majorHAnsi" w:hAnsiTheme="majorHAnsi" w:cstheme="majorHAnsi"/>
          <w:color w:val="000000" w:themeColor="text1"/>
          <w:vertAlign w:val="subscript"/>
        </w:rPr>
        <w:t>c</w:t>
      </w:r>
      <w:r w:rsidRPr="00443F20">
        <w:rPr>
          <w:rFonts w:asciiTheme="majorHAnsi" w:hAnsiTheme="majorHAnsi" w:cstheme="majorHAnsi"/>
          <w:color w:val="000000" w:themeColor="text1"/>
        </w:rPr>
        <w:t xml:space="preserve"> </w:t>
      </w:r>
      <w:r w:rsidR="00AD3165">
        <w:rPr>
          <w:rFonts w:asciiTheme="majorHAnsi" w:hAnsiTheme="majorHAnsi" w:cstheme="majorHAnsi"/>
          <w:color w:val="000000" w:themeColor="text1"/>
        </w:rPr>
        <w:t xml:space="preserve">với </w:t>
      </w:r>
      <w:r w:rsidRPr="00443F20">
        <w:rPr>
          <w:rFonts w:asciiTheme="majorHAnsi" w:hAnsiTheme="majorHAnsi" w:cstheme="majorHAnsi"/>
          <w:color w:val="000000" w:themeColor="text1"/>
        </w:rPr>
        <w:t>LDPC base graph 1</w:t>
      </w:r>
    </w:p>
    <w:p w14:paraId="2631C470" w14:textId="75CFFC45" w:rsidR="00443F20" w:rsidRPr="00443F20" w:rsidRDefault="00443F20" w:rsidP="004605B6">
      <w:pPr>
        <w:pStyle w:val="NormalWeb"/>
        <w:shd w:val="clear" w:color="auto" w:fill="FFFFFF"/>
        <w:spacing w:before="0" w:beforeAutospacing="0" w:after="0" w:afterAutospacing="0" w:line="276" w:lineRule="auto"/>
        <w:ind w:left="720"/>
        <w:jc w:val="both"/>
        <w:rPr>
          <w:rFonts w:asciiTheme="majorHAnsi" w:hAnsiTheme="majorHAnsi" w:cstheme="majorHAnsi"/>
          <w:color w:val="000000" w:themeColor="text1"/>
        </w:rPr>
      </w:pPr>
      <w:r w:rsidRPr="00443F20">
        <w:rPr>
          <w:rFonts w:asciiTheme="majorHAnsi" w:hAnsiTheme="majorHAnsi" w:cstheme="majorHAnsi"/>
          <w:color w:val="000000" w:themeColor="text1"/>
        </w:rPr>
        <w:t>K = 10 Z</w:t>
      </w:r>
      <w:r w:rsidRPr="00AD3165">
        <w:rPr>
          <w:rFonts w:asciiTheme="majorHAnsi" w:hAnsiTheme="majorHAnsi" w:cstheme="majorHAnsi"/>
          <w:color w:val="000000" w:themeColor="text1"/>
          <w:vertAlign w:val="subscript"/>
        </w:rPr>
        <w:t>c</w:t>
      </w:r>
      <w:r w:rsidRPr="00443F20">
        <w:rPr>
          <w:rFonts w:asciiTheme="majorHAnsi" w:hAnsiTheme="majorHAnsi" w:cstheme="majorHAnsi"/>
          <w:color w:val="000000" w:themeColor="text1"/>
        </w:rPr>
        <w:t xml:space="preserve"> </w:t>
      </w:r>
      <w:r w:rsidR="00AD3165">
        <w:rPr>
          <w:rFonts w:asciiTheme="majorHAnsi" w:hAnsiTheme="majorHAnsi" w:cstheme="majorHAnsi"/>
          <w:color w:val="000000" w:themeColor="text1"/>
        </w:rPr>
        <w:t xml:space="preserve">với </w:t>
      </w:r>
      <w:r w:rsidRPr="00443F20">
        <w:rPr>
          <w:rFonts w:asciiTheme="majorHAnsi" w:hAnsiTheme="majorHAnsi" w:cstheme="majorHAnsi"/>
          <w:color w:val="000000" w:themeColor="text1"/>
        </w:rPr>
        <w:t>LDPC base graph 2</w:t>
      </w:r>
    </w:p>
    <w:p w14:paraId="5E49C704" w14:textId="68009930" w:rsidR="00443F20" w:rsidRPr="00443F20" w:rsidRDefault="00443F20" w:rsidP="00AD316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viii) </w:t>
      </w:r>
      <w:r w:rsidR="00AD3165" w:rsidRPr="00AD3165">
        <w:rPr>
          <w:rFonts w:asciiTheme="majorHAnsi" w:hAnsiTheme="majorHAnsi" w:cstheme="majorHAnsi"/>
          <w:color w:val="000000" w:themeColor="text1"/>
        </w:rPr>
        <w:t xml:space="preserve">thực hiện phân đoạn và thêm </w:t>
      </w:r>
      <w:r w:rsidRPr="00443F20">
        <w:rPr>
          <w:rFonts w:asciiTheme="majorHAnsi" w:hAnsiTheme="majorHAnsi" w:cstheme="majorHAnsi"/>
          <w:color w:val="000000" w:themeColor="text1"/>
        </w:rPr>
        <w:t>CRC bits</w:t>
      </w:r>
    </w:p>
    <w:p w14:paraId="4F64C57C"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s = 0  // s = bit position in B (transport block)</w:t>
      </w:r>
    </w:p>
    <w:p w14:paraId="67F90880"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for r = 0 to C-1</w:t>
      </w:r>
    </w:p>
    <w:p w14:paraId="57C80A43" w14:textId="77777777" w:rsidR="00443F20" w:rsidRPr="00CD64C8" w:rsidRDefault="00443F20" w:rsidP="004605B6">
      <w:pPr>
        <w:pStyle w:val="Normal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for k = 0 to K'-L-1</w:t>
      </w:r>
    </w:p>
    <w:p w14:paraId="303E9E88" w14:textId="77777777" w:rsidR="00443F20" w:rsidRPr="00CD64C8" w:rsidRDefault="00443F20" w:rsidP="004605B6">
      <w:pPr>
        <w:pStyle w:val="Normal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c</w:t>
      </w:r>
      <w:r w:rsidRPr="00706696">
        <w:rPr>
          <w:rFonts w:asciiTheme="majorHAnsi" w:hAnsiTheme="majorHAnsi" w:cstheme="majorHAnsi"/>
          <w:i/>
          <w:iCs/>
          <w:color w:val="000000" w:themeColor="text1"/>
          <w:sz w:val="22"/>
          <w:szCs w:val="22"/>
          <w:vertAlign w:val="subscript"/>
        </w:rPr>
        <w:t>rk</w:t>
      </w:r>
      <w:r w:rsidRPr="00CD64C8">
        <w:rPr>
          <w:rFonts w:asciiTheme="majorHAnsi" w:hAnsiTheme="majorHAnsi" w:cstheme="majorHAnsi"/>
          <w:i/>
          <w:iCs/>
          <w:color w:val="000000" w:themeColor="text1"/>
          <w:sz w:val="22"/>
          <w:szCs w:val="22"/>
        </w:rPr>
        <w:t xml:space="preserve"> = b</w:t>
      </w:r>
      <w:r w:rsidRPr="00706696">
        <w:rPr>
          <w:rFonts w:asciiTheme="majorHAnsi" w:hAnsiTheme="majorHAnsi" w:cstheme="majorHAnsi"/>
          <w:i/>
          <w:iCs/>
          <w:color w:val="000000" w:themeColor="text1"/>
          <w:sz w:val="22"/>
          <w:szCs w:val="22"/>
          <w:vertAlign w:val="subscript"/>
        </w:rPr>
        <w:t>s</w:t>
      </w:r>
    </w:p>
    <w:p w14:paraId="6D549A59" w14:textId="77777777" w:rsidR="00443F20" w:rsidRPr="00CD64C8" w:rsidRDefault="00443F20" w:rsidP="004605B6">
      <w:pPr>
        <w:pStyle w:val="Normal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s = s + 1</w:t>
      </w:r>
    </w:p>
    <w:p w14:paraId="61B24B74" w14:textId="77777777" w:rsidR="00443F20" w:rsidRPr="00CD64C8" w:rsidRDefault="00443F20" w:rsidP="004605B6">
      <w:pPr>
        <w:pStyle w:val="Normal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end for</w:t>
      </w:r>
    </w:p>
    <w:p w14:paraId="10059C8D" w14:textId="77777777" w:rsidR="00443F20" w:rsidRPr="00CD64C8" w:rsidRDefault="00443F20" w:rsidP="004605B6">
      <w:pPr>
        <w:pStyle w:val="Normal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if C &gt; 1  // Do this if the number of the code block is more than 1</w:t>
      </w:r>
    </w:p>
    <w:p w14:paraId="425386EB" w14:textId="2A30C4A3" w:rsidR="00443F20" w:rsidRPr="00CD64C8" w:rsidRDefault="00443F20" w:rsidP="004605B6">
      <w:pPr>
        <w:pStyle w:val="Normal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Calculate pr0,pr1,pr2,...,pr(L-1) using the sequence c</w:t>
      </w:r>
      <w:r w:rsidRPr="00706696">
        <w:rPr>
          <w:rFonts w:asciiTheme="majorHAnsi" w:hAnsiTheme="majorHAnsi" w:cstheme="majorHAnsi"/>
          <w:i/>
          <w:iCs/>
          <w:color w:val="000000" w:themeColor="text1"/>
          <w:sz w:val="22"/>
          <w:szCs w:val="22"/>
          <w:vertAlign w:val="subscript"/>
        </w:rPr>
        <w:t>r0</w:t>
      </w:r>
      <w:r w:rsidRPr="00CD64C8">
        <w:rPr>
          <w:rFonts w:asciiTheme="majorHAnsi" w:hAnsiTheme="majorHAnsi" w:cstheme="majorHAnsi"/>
          <w:i/>
          <w:iCs/>
          <w:color w:val="000000" w:themeColor="text1"/>
          <w:sz w:val="22"/>
          <w:szCs w:val="22"/>
        </w:rPr>
        <w:t>,c</w:t>
      </w:r>
      <w:r w:rsidRPr="00706696">
        <w:rPr>
          <w:rFonts w:asciiTheme="majorHAnsi" w:hAnsiTheme="majorHAnsi" w:cstheme="majorHAnsi"/>
          <w:i/>
          <w:iCs/>
          <w:color w:val="000000" w:themeColor="text1"/>
          <w:sz w:val="22"/>
          <w:szCs w:val="22"/>
          <w:vertAlign w:val="subscript"/>
        </w:rPr>
        <w:t>r1</w:t>
      </w:r>
      <w:r w:rsidRPr="00CD64C8">
        <w:rPr>
          <w:rFonts w:asciiTheme="majorHAnsi" w:hAnsiTheme="majorHAnsi" w:cstheme="majorHAnsi"/>
          <w:i/>
          <w:iCs/>
          <w:color w:val="000000" w:themeColor="text1"/>
          <w:sz w:val="22"/>
          <w:szCs w:val="22"/>
        </w:rPr>
        <w:t>,c</w:t>
      </w:r>
      <w:r w:rsidRPr="00706696">
        <w:rPr>
          <w:rFonts w:asciiTheme="majorHAnsi" w:hAnsiTheme="majorHAnsi" w:cstheme="majorHAnsi"/>
          <w:i/>
          <w:iCs/>
          <w:color w:val="000000" w:themeColor="text1"/>
          <w:sz w:val="22"/>
          <w:szCs w:val="22"/>
          <w:vertAlign w:val="subscript"/>
        </w:rPr>
        <w:t>r2</w:t>
      </w:r>
      <w:r w:rsidRPr="00CD64C8">
        <w:rPr>
          <w:rFonts w:asciiTheme="majorHAnsi" w:hAnsiTheme="majorHAnsi" w:cstheme="majorHAnsi"/>
          <w:i/>
          <w:iCs/>
          <w:color w:val="000000" w:themeColor="text1"/>
          <w:sz w:val="22"/>
          <w:szCs w:val="22"/>
        </w:rPr>
        <w:t>,...,c</w:t>
      </w:r>
      <w:r w:rsidRPr="00706696">
        <w:rPr>
          <w:rFonts w:asciiTheme="majorHAnsi" w:hAnsiTheme="majorHAnsi" w:cstheme="majorHAnsi"/>
          <w:i/>
          <w:iCs/>
          <w:color w:val="000000" w:themeColor="text1"/>
          <w:sz w:val="22"/>
          <w:szCs w:val="22"/>
          <w:vertAlign w:val="subscript"/>
        </w:rPr>
        <w:t>r(K'-L-1</w:t>
      </w:r>
      <w:r w:rsidRPr="00CD64C8">
        <w:rPr>
          <w:rFonts w:asciiTheme="majorHAnsi" w:hAnsiTheme="majorHAnsi" w:cstheme="majorHAnsi"/>
          <w:i/>
          <w:iCs/>
          <w:color w:val="000000" w:themeColor="text1"/>
          <w:sz w:val="22"/>
          <w:szCs w:val="22"/>
        </w:rPr>
        <w:t>) and g</w:t>
      </w:r>
      <w:r w:rsidRPr="00CD6486">
        <w:rPr>
          <w:rFonts w:asciiTheme="majorHAnsi" w:hAnsiTheme="majorHAnsi" w:cstheme="majorHAnsi"/>
          <w:i/>
          <w:iCs/>
          <w:color w:val="000000" w:themeColor="text1"/>
          <w:sz w:val="22"/>
          <w:szCs w:val="22"/>
          <w:vertAlign w:val="subscript"/>
        </w:rPr>
        <w:t>CRC24B</w:t>
      </w:r>
      <w:r w:rsidRPr="00CD64C8">
        <w:rPr>
          <w:rFonts w:asciiTheme="majorHAnsi" w:hAnsiTheme="majorHAnsi" w:cstheme="majorHAnsi"/>
          <w:i/>
          <w:iCs/>
          <w:color w:val="000000" w:themeColor="text1"/>
          <w:sz w:val="22"/>
          <w:szCs w:val="22"/>
        </w:rPr>
        <w:t>(D)</w:t>
      </w:r>
    </w:p>
    <w:p w14:paraId="196BB9F8" w14:textId="77777777" w:rsidR="00443F20" w:rsidRPr="00CD64C8" w:rsidRDefault="00443F20" w:rsidP="004605B6">
      <w:pPr>
        <w:pStyle w:val="Normal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for k = K'-L to K'-1  // Append CRC bit</w:t>
      </w:r>
    </w:p>
    <w:p w14:paraId="54CA1557" w14:textId="77777777" w:rsidR="00443F20" w:rsidRPr="00CD64C8" w:rsidRDefault="00443F20" w:rsidP="004605B6">
      <w:pPr>
        <w:pStyle w:val="NormalWeb"/>
        <w:shd w:val="clear" w:color="auto" w:fill="FFFFFF"/>
        <w:spacing w:before="0" w:beforeAutospacing="0" w:after="0" w:afterAutospacing="0" w:line="276" w:lineRule="auto"/>
        <w:ind w:left="360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c</w:t>
      </w:r>
      <w:r w:rsidRPr="00CD6486">
        <w:rPr>
          <w:rFonts w:asciiTheme="majorHAnsi" w:hAnsiTheme="majorHAnsi" w:cstheme="majorHAnsi"/>
          <w:i/>
          <w:iCs/>
          <w:color w:val="000000" w:themeColor="text1"/>
          <w:sz w:val="22"/>
          <w:szCs w:val="22"/>
          <w:vertAlign w:val="subscript"/>
        </w:rPr>
        <w:t>rk</w:t>
      </w:r>
      <w:r w:rsidRPr="00CD64C8">
        <w:rPr>
          <w:rFonts w:asciiTheme="majorHAnsi" w:hAnsiTheme="majorHAnsi" w:cstheme="majorHAnsi"/>
          <w:i/>
          <w:iCs/>
          <w:color w:val="000000" w:themeColor="text1"/>
          <w:sz w:val="22"/>
          <w:szCs w:val="22"/>
        </w:rPr>
        <w:t xml:space="preserve"> = p</w:t>
      </w:r>
      <w:r w:rsidRPr="00CD6486">
        <w:rPr>
          <w:rFonts w:asciiTheme="majorHAnsi" w:hAnsiTheme="majorHAnsi" w:cstheme="majorHAnsi"/>
          <w:i/>
          <w:iCs/>
          <w:color w:val="000000" w:themeColor="text1"/>
          <w:sz w:val="22"/>
          <w:szCs w:val="22"/>
          <w:vertAlign w:val="subscript"/>
        </w:rPr>
        <w:t>r(k+L-K')</w:t>
      </w:r>
    </w:p>
    <w:p w14:paraId="67A197EC" w14:textId="77777777" w:rsidR="00443F20" w:rsidRPr="00CD64C8" w:rsidRDefault="00443F20" w:rsidP="004605B6">
      <w:pPr>
        <w:pStyle w:val="Normal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end for</w:t>
      </w:r>
    </w:p>
    <w:p w14:paraId="3D4E3976" w14:textId="77777777" w:rsidR="00443F20" w:rsidRPr="00CD64C8" w:rsidRDefault="00443F20" w:rsidP="004605B6">
      <w:pPr>
        <w:pStyle w:val="Normal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end if</w:t>
      </w:r>
    </w:p>
    <w:p w14:paraId="7CFF3FF3" w14:textId="77777777" w:rsidR="00443F20" w:rsidRPr="00AE4FC1" w:rsidRDefault="00443F20" w:rsidP="004605B6">
      <w:pPr>
        <w:pStyle w:val="Normal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lang w:val="en-US"/>
        </w:rPr>
      </w:pPr>
      <w:r w:rsidRPr="00CD64C8">
        <w:rPr>
          <w:rFonts w:asciiTheme="majorHAnsi" w:hAnsiTheme="majorHAnsi" w:cstheme="majorHAnsi"/>
          <w:i/>
          <w:iCs/>
          <w:color w:val="000000" w:themeColor="text1"/>
          <w:sz w:val="22"/>
          <w:szCs w:val="22"/>
        </w:rPr>
        <w:t>for k = K' to K-1  // Insertion of filler bis</w:t>
      </w:r>
    </w:p>
    <w:p w14:paraId="6745568B" w14:textId="77777777" w:rsidR="00443F20" w:rsidRPr="00CD64C8" w:rsidRDefault="00443F20" w:rsidP="004605B6">
      <w:pPr>
        <w:pStyle w:val="Normal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c</w:t>
      </w:r>
      <w:r w:rsidRPr="00CD6486">
        <w:rPr>
          <w:rFonts w:asciiTheme="majorHAnsi" w:hAnsiTheme="majorHAnsi" w:cstheme="majorHAnsi"/>
          <w:i/>
          <w:iCs/>
          <w:color w:val="000000" w:themeColor="text1"/>
          <w:sz w:val="22"/>
          <w:szCs w:val="22"/>
          <w:vertAlign w:val="subscript"/>
        </w:rPr>
        <w:t>rk</w:t>
      </w:r>
      <w:r w:rsidRPr="00CD64C8">
        <w:rPr>
          <w:rFonts w:asciiTheme="majorHAnsi" w:hAnsiTheme="majorHAnsi" w:cstheme="majorHAnsi"/>
          <w:i/>
          <w:iCs/>
          <w:color w:val="000000" w:themeColor="text1"/>
          <w:sz w:val="22"/>
          <w:szCs w:val="22"/>
        </w:rPr>
        <w:t xml:space="preserve"> = &lt; NULL &gt;</w:t>
      </w:r>
    </w:p>
    <w:p w14:paraId="6A1609B4" w14:textId="77777777" w:rsidR="00443F20" w:rsidRPr="00CD64C8" w:rsidRDefault="00443F20" w:rsidP="004605B6">
      <w:pPr>
        <w:pStyle w:val="Normal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end for</w:t>
      </w:r>
    </w:p>
    <w:p w14:paraId="6A7F3E37" w14:textId="77777777" w:rsidR="00443F20" w:rsidRPr="00CD64C8" w:rsidRDefault="00443F20" w:rsidP="004605B6">
      <w:pPr>
        <w:pStyle w:val="Normal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end for</w:t>
      </w:r>
    </w:p>
    <w:p w14:paraId="2E82BF8A" w14:textId="732EF5AA" w:rsidR="00443F20" w:rsidRPr="00443F20" w:rsidRDefault="00B51949"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B51949">
        <w:rPr>
          <w:rFonts w:asciiTheme="majorHAnsi" w:hAnsiTheme="majorHAnsi" w:cstheme="majorHAnsi"/>
          <w:color w:val="000000" w:themeColor="text1"/>
        </w:rPr>
        <w:t>Tóm tắt của quy trình được liệt kê ở trên trong mã giả như sau</w:t>
      </w:r>
      <w:r w:rsidR="00443F20" w:rsidRPr="00443F20">
        <w:rPr>
          <w:rFonts w:asciiTheme="majorHAnsi" w:hAnsiTheme="majorHAnsi" w:cstheme="majorHAnsi"/>
          <w:color w:val="000000" w:themeColor="text1"/>
        </w:rPr>
        <w:t>:</w:t>
      </w:r>
    </w:p>
    <w:p w14:paraId="0ADD27D4" w14:textId="5C35D669" w:rsidR="00B51949" w:rsidRPr="007C72A6" w:rsidRDefault="00B51949" w:rsidP="004605B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Xác định kích thước tối đa của khối mã (K</w:t>
      </w:r>
      <w:r w:rsidRPr="007C72A6">
        <w:rPr>
          <w:rFonts w:asciiTheme="majorHAnsi" w:hAnsiTheme="majorHAnsi" w:cstheme="majorHAnsi"/>
          <w:b w:val="0"/>
          <w:bCs w:val="0"/>
          <w:color w:val="000000" w:themeColor="text1"/>
          <w:sz w:val="24"/>
          <w:szCs w:val="24"/>
          <w:vertAlign w:val="subscript"/>
        </w:rPr>
        <w:t>cb</w:t>
      </w:r>
      <w:r w:rsidRPr="007C72A6">
        <w:rPr>
          <w:rFonts w:asciiTheme="majorHAnsi" w:hAnsiTheme="majorHAnsi" w:cstheme="majorHAnsi"/>
          <w:b w:val="0"/>
          <w:bCs w:val="0"/>
          <w:color w:val="000000" w:themeColor="text1"/>
          <w:sz w:val="24"/>
          <w:szCs w:val="24"/>
        </w:rPr>
        <w:t xml:space="preserve">), kích thước này thay đổi tùy thuộc vào loại LDPC </w:t>
      </w:r>
      <w:r w:rsidR="007C72A6">
        <w:rPr>
          <w:rFonts w:asciiTheme="majorHAnsi" w:hAnsiTheme="majorHAnsi" w:cstheme="majorHAnsi"/>
          <w:b w:val="0"/>
          <w:bCs w:val="0"/>
          <w:color w:val="000000" w:themeColor="text1"/>
          <w:sz w:val="24"/>
          <w:szCs w:val="24"/>
        </w:rPr>
        <w:t xml:space="preserve">base graph </w:t>
      </w:r>
      <w:r w:rsidRPr="007C72A6">
        <w:rPr>
          <w:rFonts w:asciiTheme="majorHAnsi" w:hAnsiTheme="majorHAnsi" w:cstheme="majorHAnsi"/>
          <w:b w:val="0"/>
          <w:bCs w:val="0"/>
          <w:color w:val="000000" w:themeColor="text1"/>
          <w:sz w:val="24"/>
          <w:szCs w:val="24"/>
        </w:rPr>
        <w:t xml:space="preserve">được sử dụng. </w:t>
      </w:r>
    </w:p>
    <w:p w14:paraId="7A522CC5" w14:textId="77777777" w:rsidR="00B51949" w:rsidRPr="007C72A6" w:rsidRDefault="00B51949" w:rsidP="004605B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Quyết định phân đoạn dựa trên việc kích thước khối truyền tải có vượt quá K</w:t>
      </w:r>
      <w:r w:rsidRPr="007C72A6">
        <w:rPr>
          <w:rFonts w:asciiTheme="majorHAnsi" w:hAnsiTheme="majorHAnsi" w:cstheme="majorHAnsi"/>
          <w:b w:val="0"/>
          <w:bCs w:val="0"/>
          <w:color w:val="000000" w:themeColor="text1"/>
          <w:sz w:val="24"/>
          <w:szCs w:val="24"/>
          <w:vertAlign w:val="subscript"/>
        </w:rPr>
        <w:t>cb</w:t>
      </w:r>
      <w:r w:rsidRPr="007C72A6">
        <w:rPr>
          <w:rFonts w:asciiTheme="majorHAnsi" w:hAnsiTheme="majorHAnsi" w:cstheme="majorHAnsi"/>
          <w:b w:val="0"/>
          <w:bCs w:val="0"/>
          <w:color w:val="000000" w:themeColor="text1"/>
          <w:sz w:val="24"/>
          <w:szCs w:val="24"/>
        </w:rPr>
        <w:t xml:space="preserve"> hay không, tính toán số khối mã (C) và kích thước của mỗi khối (B'). </w:t>
      </w:r>
    </w:p>
    <w:p w14:paraId="13717633" w14:textId="77777777" w:rsidR="007C72A6" w:rsidRPr="007C72A6" w:rsidRDefault="00B51949" w:rsidP="004605B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ml:space="preserve">• Tính số bit trong mỗi khối mã bằng cách chia kích thước khối truyền tải cho C. </w:t>
      </w:r>
    </w:p>
    <w:p w14:paraId="5C9556E4" w14:textId="5DA4E748" w:rsidR="007C72A6" w:rsidRPr="007C72A6" w:rsidRDefault="00B51949" w:rsidP="004605B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Xác định K</w:t>
      </w:r>
      <w:r w:rsidRPr="007C72A6">
        <w:rPr>
          <w:rFonts w:asciiTheme="majorHAnsi" w:hAnsiTheme="majorHAnsi" w:cstheme="majorHAnsi"/>
          <w:b w:val="0"/>
          <w:bCs w:val="0"/>
          <w:color w:val="000000" w:themeColor="text1"/>
          <w:sz w:val="24"/>
          <w:szCs w:val="24"/>
          <w:vertAlign w:val="subscript"/>
        </w:rPr>
        <w:t>b</w:t>
      </w:r>
      <w:r w:rsidRPr="007C72A6">
        <w:rPr>
          <w:rFonts w:asciiTheme="majorHAnsi" w:hAnsiTheme="majorHAnsi" w:cstheme="majorHAnsi"/>
          <w:b w:val="0"/>
          <w:bCs w:val="0"/>
          <w:color w:val="000000" w:themeColor="text1"/>
          <w:sz w:val="24"/>
          <w:szCs w:val="24"/>
        </w:rPr>
        <w:t xml:space="preserve">, là số bit trong mỗi khối mã, dựa trên loại </w:t>
      </w:r>
      <w:r w:rsidR="007C72A6" w:rsidRPr="007C72A6">
        <w:rPr>
          <w:rFonts w:asciiTheme="majorHAnsi" w:hAnsiTheme="majorHAnsi" w:cstheme="majorHAnsi"/>
          <w:b w:val="0"/>
          <w:bCs w:val="0"/>
          <w:color w:val="000000" w:themeColor="text1"/>
          <w:sz w:val="24"/>
          <w:szCs w:val="24"/>
        </w:rPr>
        <w:t xml:space="preserve">LDPC </w:t>
      </w:r>
      <w:r w:rsidR="007C72A6">
        <w:rPr>
          <w:rFonts w:asciiTheme="majorHAnsi" w:hAnsiTheme="majorHAnsi" w:cstheme="majorHAnsi"/>
          <w:b w:val="0"/>
          <w:bCs w:val="0"/>
          <w:color w:val="000000" w:themeColor="text1"/>
          <w:sz w:val="24"/>
          <w:szCs w:val="24"/>
        </w:rPr>
        <w:t>base graph</w:t>
      </w:r>
      <w:r w:rsidRPr="007C72A6">
        <w:rPr>
          <w:rFonts w:asciiTheme="majorHAnsi" w:hAnsiTheme="majorHAnsi" w:cstheme="majorHAnsi"/>
          <w:b w:val="0"/>
          <w:bCs w:val="0"/>
          <w:color w:val="000000" w:themeColor="text1"/>
          <w:sz w:val="24"/>
          <w:szCs w:val="24"/>
        </w:rPr>
        <w:t xml:space="preserve"> và kích thước khối truyền tải. </w:t>
      </w:r>
    </w:p>
    <w:p w14:paraId="08FC72CE" w14:textId="77777777" w:rsidR="007C72A6" w:rsidRPr="007C72A6" w:rsidRDefault="00B51949" w:rsidP="004605B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Tìm giá trị nhỏ nhất của Z từ tập kích thước nâng LDPC thỏa mãn điều kiện K</w:t>
      </w:r>
      <w:r w:rsidRPr="00706696">
        <w:rPr>
          <w:rFonts w:asciiTheme="majorHAnsi" w:hAnsiTheme="majorHAnsi" w:cstheme="majorHAnsi"/>
          <w:b w:val="0"/>
          <w:bCs w:val="0"/>
          <w:color w:val="000000" w:themeColor="text1"/>
          <w:sz w:val="24"/>
          <w:szCs w:val="24"/>
          <w:vertAlign w:val="subscript"/>
        </w:rPr>
        <w:t>b</w:t>
      </w:r>
      <w:r w:rsidRPr="007C72A6">
        <w:rPr>
          <w:rFonts w:asciiTheme="majorHAnsi" w:hAnsiTheme="majorHAnsi" w:cstheme="majorHAnsi"/>
          <w:b w:val="0"/>
          <w:bCs w:val="0"/>
          <w:color w:val="000000" w:themeColor="text1"/>
          <w:sz w:val="24"/>
          <w:szCs w:val="24"/>
        </w:rPr>
        <w:t xml:space="preserve"> ≤ Z</w:t>
      </w:r>
      <w:r w:rsidRPr="00706696">
        <w:rPr>
          <w:rFonts w:asciiTheme="majorHAnsi" w:hAnsiTheme="majorHAnsi" w:cstheme="majorHAnsi"/>
          <w:b w:val="0"/>
          <w:bCs w:val="0"/>
          <w:color w:val="000000" w:themeColor="text1"/>
          <w:sz w:val="24"/>
          <w:szCs w:val="24"/>
          <w:vertAlign w:val="subscript"/>
        </w:rPr>
        <w:t>c</w:t>
      </w:r>
      <w:r w:rsidRPr="007C72A6">
        <w:rPr>
          <w:rFonts w:asciiTheme="majorHAnsi" w:hAnsiTheme="majorHAnsi" w:cstheme="majorHAnsi"/>
          <w:b w:val="0"/>
          <w:bCs w:val="0"/>
          <w:color w:val="000000" w:themeColor="text1"/>
          <w:sz w:val="24"/>
          <w:szCs w:val="24"/>
        </w:rPr>
        <w:t xml:space="preserve">. </w:t>
      </w:r>
    </w:p>
    <w:p w14:paraId="5F12EF83" w14:textId="02D037E1" w:rsidR="00B51949" w:rsidRPr="007C72A6" w:rsidRDefault="00B51949" w:rsidP="004605B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ml:space="preserve">• Đối với mỗi khối mã, nếu C &gt; 1, tính toán các bit CRC và nối chúng vào khối mã, chèn các bit phụ nếu cần. </w:t>
      </w:r>
    </w:p>
    <w:p w14:paraId="39AAA190" w14:textId="77777777" w:rsidR="00B51949" w:rsidRDefault="00B51949"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p>
    <w:p w14:paraId="4E59D1B0" w14:textId="44B7E59D" w:rsidR="00443F20" w:rsidRDefault="00443F20" w:rsidP="00460C5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lastRenderedPageBreak/>
        <w:t>(4) Channel Coding</w:t>
      </w:r>
    </w:p>
    <w:p w14:paraId="568DE0DA" w14:textId="77777777" w:rsidR="00EE52D3" w:rsidRDefault="009969AF" w:rsidP="00460C5E">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9969AF">
        <w:rPr>
          <w:rFonts w:asciiTheme="majorHAnsi" w:hAnsiTheme="majorHAnsi" w:cstheme="majorHAnsi"/>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Khối mã được phân phối đến khối mã hóa kênh. Các bit trong khối mã được ký hiệu là </w:t>
      </w:r>
      <w:r w:rsidRPr="009969AF">
        <w:rPr>
          <w:rFonts w:asciiTheme="majorHAnsi" w:hAnsiTheme="majorHAnsi" w:cstheme="majorHAnsi"/>
          <w:b w:val="0"/>
          <w:bCs w:val="0"/>
          <w:color w:val="000000" w:themeColor="text1"/>
          <w:sz w:val="22"/>
          <w:szCs w:val="22"/>
        </w:rPr>
        <w:t>c</w:t>
      </w:r>
      <w:r w:rsidRPr="009969AF">
        <w:rPr>
          <w:rFonts w:asciiTheme="majorHAnsi" w:hAnsiTheme="majorHAnsi" w:cstheme="majorHAnsi"/>
          <w:b w:val="0"/>
          <w:bCs w:val="0"/>
          <w:color w:val="000000" w:themeColor="text1"/>
          <w:sz w:val="22"/>
          <w:szCs w:val="22"/>
          <w:vertAlign w:val="subscript"/>
        </w:rPr>
        <w:t>r0</w:t>
      </w:r>
      <w:r w:rsidRPr="009969AF">
        <w:rPr>
          <w:rFonts w:asciiTheme="majorHAnsi" w:hAnsiTheme="majorHAnsi" w:cstheme="majorHAnsi"/>
          <w:b w:val="0"/>
          <w:bCs w:val="0"/>
          <w:color w:val="000000" w:themeColor="text1"/>
          <w:sz w:val="22"/>
          <w:szCs w:val="22"/>
        </w:rPr>
        <w:t>,c</w:t>
      </w:r>
      <w:r w:rsidRPr="009969AF">
        <w:rPr>
          <w:rFonts w:asciiTheme="majorHAnsi" w:hAnsiTheme="majorHAnsi" w:cstheme="majorHAnsi"/>
          <w:b w:val="0"/>
          <w:bCs w:val="0"/>
          <w:color w:val="000000" w:themeColor="text1"/>
          <w:sz w:val="22"/>
          <w:szCs w:val="22"/>
          <w:vertAlign w:val="subscript"/>
        </w:rPr>
        <w:t>r1</w:t>
      </w:r>
      <w:r w:rsidRPr="009969AF">
        <w:rPr>
          <w:rFonts w:asciiTheme="majorHAnsi" w:hAnsiTheme="majorHAnsi" w:cstheme="majorHAnsi"/>
          <w:b w:val="0"/>
          <w:bCs w:val="0"/>
          <w:color w:val="000000" w:themeColor="text1"/>
          <w:sz w:val="22"/>
          <w:szCs w:val="22"/>
        </w:rPr>
        <w:t>,c</w:t>
      </w:r>
      <w:r w:rsidRPr="009969AF">
        <w:rPr>
          <w:rFonts w:asciiTheme="majorHAnsi" w:hAnsiTheme="majorHAnsi" w:cstheme="majorHAnsi"/>
          <w:b w:val="0"/>
          <w:bCs w:val="0"/>
          <w:color w:val="000000" w:themeColor="text1"/>
          <w:sz w:val="22"/>
          <w:szCs w:val="22"/>
          <w:vertAlign w:val="subscript"/>
        </w:rPr>
        <w:t>r2</w:t>
      </w:r>
      <w:r w:rsidRPr="009969AF">
        <w:rPr>
          <w:rFonts w:asciiTheme="majorHAnsi" w:hAnsiTheme="majorHAnsi" w:cstheme="majorHAnsi"/>
          <w:b w:val="0"/>
          <w:bCs w:val="0"/>
          <w:color w:val="000000" w:themeColor="text1"/>
          <w:sz w:val="22"/>
          <w:szCs w:val="22"/>
        </w:rPr>
        <w:t>,...,c</w:t>
      </w:r>
      <w:r w:rsidRPr="009969AF">
        <w:rPr>
          <w:rFonts w:asciiTheme="majorHAnsi" w:hAnsiTheme="majorHAnsi" w:cstheme="majorHAnsi"/>
          <w:b w:val="0"/>
          <w:bCs w:val="0"/>
          <w:color w:val="000000" w:themeColor="text1"/>
          <w:sz w:val="22"/>
          <w:szCs w:val="22"/>
          <w:vertAlign w:val="subscript"/>
        </w:rPr>
        <w:t>r(</w:t>
      </w:r>
      <w:r w:rsidR="00EE52D3" w:rsidRPr="00EE52D3">
        <w:rPr>
          <w:rFonts w:asciiTheme="majorHAnsi" w:hAnsiTheme="majorHAnsi" w:cstheme="majorHAnsi"/>
          <w:b w:val="0"/>
          <w:bCs w:val="0"/>
          <w:color w:val="000000" w:themeColor="text1"/>
          <w:sz w:val="22"/>
          <w:szCs w:val="22"/>
          <w:vertAlign w:val="subscript"/>
        </w:rPr>
        <w:t>Kr</w:t>
      </w:r>
      <w:r w:rsidRPr="009969AF">
        <w:rPr>
          <w:rFonts w:asciiTheme="majorHAnsi" w:hAnsiTheme="majorHAnsi" w:cstheme="majorHAnsi"/>
          <w:b w:val="0"/>
          <w:bCs w:val="0"/>
          <w:color w:val="000000" w:themeColor="text1"/>
          <w:sz w:val="22"/>
          <w:szCs w:val="22"/>
          <w:vertAlign w:val="subscript"/>
        </w:rPr>
        <w:t>-1</w:t>
      </w:r>
      <w:r w:rsidRPr="00CD64C8">
        <w:rPr>
          <w:rFonts w:asciiTheme="majorHAnsi" w:hAnsiTheme="majorHAnsi" w:cstheme="majorHAnsi"/>
          <w:i/>
          <w:iCs/>
          <w:color w:val="000000" w:themeColor="text1"/>
          <w:sz w:val="22"/>
          <w:szCs w:val="22"/>
        </w:rPr>
        <w:t>)</w:t>
      </w:r>
      <w:r w:rsidRPr="009969AF">
        <w:rPr>
          <w:rFonts w:asciiTheme="majorHAnsi" w:hAnsiTheme="majorHAnsi" w:cstheme="majorHAnsi"/>
          <w:b w:val="0"/>
          <w:bCs w:val="0"/>
          <w:color w:val="000000" w:themeColor="text1"/>
          <w:sz w:val="24"/>
          <w:szCs w:val="24"/>
        </w:rPr>
        <w:t xml:space="preserve"> , trong đó r là số khối mã và K r là số bit trong số khối mã r . </w:t>
      </w:r>
    </w:p>
    <w:p w14:paraId="437ECCAB" w14:textId="77777777" w:rsidR="00EE52D3" w:rsidRDefault="00EE52D3" w:rsidP="00460C5E">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009969AF" w:rsidRPr="009969AF">
        <w:rPr>
          <w:rFonts w:asciiTheme="majorHAnsi" w:hAnsiTheme="majorHAnsi" w:cstheme="majorHAnsi"/>
          <w:b w:val="0"/>
          <w:bCs w:val="0"/>
          <w:color w:val="000000" w:themeColor="text1"/>
          <w:sz w:val="24"/>
          <w:szCs w:val="24"/>
        </w:rPr>
        <w:t xml:space="preserve">Tổng số khối mã được ký hiệu là C và mỗi khối mã được mã hóa LDPC riêng lẻ. </w:t>
      </w:r>
    </w:p>
    <w:p w14:paraId="4D51ECD3" w14:textId="58B3A922" w:rsidR="009969AF" w:rsidRPr="005F185D" w:rsidRDefault="00EE52D3" w:rsidP="00460C5E">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009969AF" w:rsidRPr="009969AF">
        <w:rPr>
          <w:rFonts w:asciiTheme="majorHAnsi" w:hAnsiTheme="majorHAnsi" w:cstheme="majorHAnsi"/>
          <w:b w:val="0"/>
          <w:bCs w:val="0"/>
          <w:color w:val="000000" w:themeColor="text1"/>
          <w:sz w:val="24"/>
          <w:szCs w:val="24"/>
        </w:rPr>
        <w:t xml:space="preserve">Sau khi mã hóa các bit được ký hiệu là </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r0</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r1</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r2</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w:t>
      </w:r>
      <w:r w:rsidR="001A78C5" w:rsidRPr="001A78C5">
        <w:rPr>
          <w:rFonts w:asciiTheme="majorHAnsi" w:hAnsiTheme="majorHAnsi" w:cstheme="majorHAnsi"/>
          <w:b w:val="0"/>
          <w:bCs w:val="0"/>
          <w:color w:val="000000" w:themeColor="text1"/>
          <w:sz w:val="22"/>
          <w:szCs w:val="22"/>
          <w:vertAlign w:val="subscript"/>
        </w:rPr>
        <w:t>N</w:t>
      </w:r>
      <w:r w:rsidR="00267658" w:rsidRPr="00267658">
        <w:rPr>
          <w:rFonts w:asciiTheme="majorHAnsi" w:hAnsiTheme="majorHAnsi" w:cstheme="majorHAnsi"/>
          <w:b w:val="0"/>
          <w:bCs w:val="0"/>
          <w:color w:val="000000" w:themeColor="text1"/>
          <w:sz w:val="22"/>
          <w:szCs w:val="22"/>
          <w:vertAlign w:val="subscript"/>
        </w:rPr>
        <w:t>r-</w:t>
      </w:r>
      <w:r w:rsidRPr="00267658">
        <w:rPr>
          <w:rFonts w:asciiTheme="majorHAnsi" w:hAnsiTheme="majorHAnsi" w:cstheme="majorHAnsi"/>
          <w:b w:val="0"/>
          <w:bCs w:val="0"/>
          <w:color w:val="000000" w:themeColor="text1"/>
          <w:sz w:val="22"/>
          <w:szCs w:val="22"/>
          <w:vertAlign w:val="subscript"/>
        </w:rPr>
        <w:t>1</w:t>
      </w:r>
      <w:r w:rsidR="001A78C5" w:rsidRPr="001A78C5">
        <w:rPr>
          <w:rFonts w:asciiTheme="majorHAnsi" w:hAnsiTheme="majorHAnsi" w:cstheme="majorHAnsi"/>
          <w:b w:val="0"/>
          <w:bCs w:val="0"/>
          <w:color w:val="000000" w:themeColor="text1"/>
          <w:sz w:val="22"/>
          <w:szCs w:val="22"/>
          <w:vertAlign w:val="subscript"/>
        </w:rPr>
        <w:t>)</w:t>
      </w:r>
      <w:r w:rsidR="005F185D" w:rsidRPr="005F185D">
        <w:rPr>
          <w:rFonts w:asciiTheme="majorHAnsi" w:hAnsiTheme="majorHAnsi" w:cstheme="majorHAnsi"/>
          <w:b w:val="0"/>
          <w:bCs w:val="0"/>
          <w:color w:val="000000" w:themeColor="text1"/>
          <w:sz w:val="24"/>
          <w:szCs w:val="24"/>
        </w:rPr>
        <w:t>.</w:t>
      </w:r>
    </w:p>
    <w:p w14:paraId="159AD02F" w14:textId="77777777" w:rsidR="001E1EFF" w:rsidRDefault="00443F20" w:rsidP="001B0DD5">
      <w:pPr>
        <w:numPr>
          <w:ilvl w:val="0"/>
          <w:numId w:val="32"/>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 xml:space="preserve">Parity Check Matrix: </w:t>
      </w:r>
      <w:r w:rsidR="0047630F" w:rsidRPr="001E1EFF">
        <w:rPr>
          <w:rFonts w:asciiTheme="majorHAnsi" w:hAnsiTheme="majorHAnsi" w:cstheme="majorHAnsi"/>
          <w:color w:val="000000" w:themeColor="text1"/>
          <w:sz w:val="24"/>
          <w:szCs w:val="24"/>
        </w:rPr>
        <w:t xml:space="preserve">Mã LDPC được xác định bằng ma trận kiểm tra chẵn lẻ thưa thể hiện mối quan hệ giữa các bit dữ liệu và các bit chẵn lẻ. 5G NR chỉ định hai base graph </w:t>
      </w:r>
      <w:r w:rsidRPr="001E1EFF">
        <w:rPr>
          <w:rFonts w:asciiTheme="majorHAnsi" w:hAnsiTheme="majorHAnsi" w:cstheme="majorHAnsi"/>
          <w:color w:val="000000" w:themeColor="text1"/>
          <w:sz w:val="24"/>
          <w:szCs w:val="24"/>
        </w:rPr>
        <w:t xml:space="preserve">(Base Graph 1 and Base Graph 2) </w:t>
      </w:r>
      <w:r w:rsidR="001E1EFF" w:rsidRPr="001E1EFF">
        <w:rPr>
          <w:rFonts w:asciiTheme="majorHAnsi" w:hAnsiTheme="majorHAnsi" w:cstheme="majorHAnsi"/>
          <w:color w:val="000000" w:themeColor="text1"/>
          <w:sz w:val="24"/>
          <w:szCs w:val="24"/>
        </w:rPr>
        <w:t>để xây dựng ma trận kiểm tra tính chẵn lẻ, tùy thuộc vào kích thước khối truyền tải.</w:t>
      </w:r>
    </w:p>
    <w:p w14:paraId="10085711" w14:textId="532FCB70" w:rsidR="00443F20" w:rsidRDefault="00443F20" w:rsidP="001B0DD5">
      <w:pPr>
        <w:numPr>
          <w:ilvl w:val="0"/>
          <w:numId w:val="32"/>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Encoding:</w:t>
      </w:r>
      <w:r w:rsidR="001E1EFF" w:rsidRPr="001E1EFF">
        <w:t xml:space="preserve"> </w:t>
      </w:r>
      <w:r w:rsidR="001E1EFF" w:rsidRPr="001E1EFF">
        <w:rPr>
          <w:rFonts w:asciiTheme="majorHAnsi" w:hAnsiTheme="majorHAnsi" w:cstheme="majorHAnsi"/>
          <w:color w:val="000000" w:themeColor="text1"/>
          <w:sz w:val="24"/>
          <w:szCs w:val="24"/>
        </w:rPr>
        <w:t xml:space="preserve">Quá trình mã hóa LDPC lấy các khối mã được phân đoạn (có CRC đính kèm) làm đầu vào và tạo ra các bit chẵn lẻ dựa trên </w:t>
      </w:r>
      <w:r w:rsidR="006133AB" w:rsidRPr="001E1EFF">
        <w:rPr>
          <w:rFonts w:asciiTheme="majorHAnsi" w:hAnsiTheme="majorHAnsi" w:cstheme="majorHAnsi"/>
          <w:color w:val="000000" w:themeColor="text1"/>
          <w:sz w:val="24"/>
          <w:szCs w:val="24"/>
        </w:rPr>
        <w:t xml:space="preserve">base graph </w:t>
      </w:r>
      <w:r w:rsidR="001E1EFF" w:rsidRPr="001E1EFF">
        <w:rPr>
          <w:rFonts w:asciiTheme="majorHAnsi" w:hAnsiTheme="majorHAnsi" w:cstheme="majorHAnsi"/>
          <w:color w:val="000000" w:themeColor="text1"/>
          <w:sz w:val="24"/>
          <w:szCs w:val="24"/>
        </w:rPr>
        <w:t>đã chọn và hệ số nâng. Các bit chẵn lẻ này sau đó được gắn vào các bit dữ liệu gốc, tạo thành từ mã được truyền qua PDSCH.</w:t>
      </w:r>
    </w:p>
    <w:p w14:paraId="68595518" w14:textId="77777777" w:rsidR="006133AB" w:rsidRPr="001E1EFF" w:rsidRDefault="006133AB" w:rsidP="006133AB">
      <w:pPr>
        <w:shd w:val="clear" w:color="auto" w:fill="FFFFFF"/>
        <w:spacing w:after="0" w:line="276" w:lineRule="auto"/>
        <w:ind w:left="720"/>
        <w:jc w:val="both"/>
        <w:rPr>
          <w:rFonts w:asciiTheme="majorHAnsi" w:hAnsiTheme="majorHAnsi" w:cstheme="majorHAnsi"/>
          <w:color w:val="000000" w:themeColor="text1"/>
          <w:sz w:val="24"/>
          <w:szCs w:val="24"/>
        </w:rPr>
      </w:pPr>
    </w:p>
    <w:p w14:paraId="2B00F361"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w:t>
      </w:r>
      <w:bookmarkStart w:id="17" w:name="_GoBack"/>
      <w:r w:rsidRPr="00443F20">
        <w:rPr>
          <w:rFonts w:asciiTheme="majorHAnsi" w:hAnsiTheme="majorHAnsi" w:cstheme="majorHAnsi"/>
          <w:color w:val="000000" w:themeColor="text1"/>
          <w:sz w:val="24"/>
          <w:szCs w:val="24"/>
        </w:rPr>
        <w:t>5) Rate Matching</w:t>
      </w:r>
    </w:p>
    <w:p w14:paraId="31D43695" w14:textId="77777777" w:rsidR="00C827F6" w:rsidRDefault="006133A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6133AB">
        <w:rPr>
          <w:rFonts w:asciiTheme="majorHAnsi" w:hAnsiTheme="majorHAnsi" w:cstheme="majorHAnsi"/>
          <w:color w:val="000000" w:themeColor="text1"/>
        </w:rPr>
        <w:t xml:space="preserve">- </w:t>
      </w:r>
      <w:r w:rsidR="001A78C5" w:rsidRPr="001A78C5">
        <w:rPr>
          <w:rFonts w:asciiTheme="majorHAnsi" w:hAnsiTheme="majorHAnsi" w:cstheme="majorHAnsi"/>
          <w:color w:val="000000" w:themeColor="text1"/>
        </w:rPr>
        <w:t xml:space="preserve">Các bit được mã hóa cho mỗi khối mã, ký hiệu là </w:t>
      </w:r>
      <w:r w:rsidR="001A78C5" w:rsidRPr="00267658">
        <w:rPr>
          <w:rFonts w:asciiTheme="majorHAnsi" w:hAnsiTheme="majorHAnsi" w:cstheme="majorHAnsi"/>
          <w:b/>
          <w:bCs/>
          <w:color w:val="000000" w:themeColor="text1"/>
          <w:sz w:val="22"/>
          <w:szCs w:val="22"/>
        </w:rPr>
        <w:t>d</w:t>
      </w:r>
      <w:r w:rsidR="001A78C5" w:rsidRPr="00267658">
        <w:rPr>
          <w:rFonts w:asciiTheme="majorHAnsi" w:hAnsiTheme="majorHAnsi" w:cstheme="majorHAnsi"/>
          <w:b/>
          <w:bCs/>
          <w:color w:val="000000" w:themeColor="text1"/>
          <w:sz w:val="22"/>
          <w:szCs w:val="22"/>
          <w:vertAlign w:val="subscript"/>
        </w:rPr>
        <w:t>r0</w:t>
      </w:r>
      <w:r w:rsidR="001A78C5" w:rsidRPr="00267658">
        <w:rPr>
          <w:rFonts w:asciiTheme="majorHAnsi" w:hAnsiTheme="majorHAnsi" w:cstheme="majorHAnsi"/>
          <w:b/>
          <w:bCs/>
          <w:color w:val="000000" w:themeColor="text1"/>
          <w:sz w:val="22"/>
          <w:szCs w:val="22"/>
        </w:rPr>
        <w:t>, d</w:t>
      </w:r>
      <w:r w:rsidR="001A78C5" w:rsidRPr="00267658">
        <w:rPr>
          <w:rFonts w:asciiTheme="majorHAnsi" w:hAnsiTheme="majorHAnsi" w:cstheme="majorHAnsi"/>
          <w:b/>
          <w:bCs/>
          <w:color w:val="000000" w:themeColor="text1"/>
          <w:sz w:val="22"/>
          <w:szCs w:val="22"/>
          <w:vertAlign w:val="subscript"/>
        </w:rPr>
        <w:t>r1</w:t>
      </w:r>
      <w:r w:rsidR="001A78C5" w:rsidRPr="00267658">
        <w:rPr>
          <w:rFonts w:asciiTheme="majorHAnsi" w:hAnsiTheme="majorHAnsi" w:cstheme="majorHAnsi"/>
          <w:b/>
          <w:bCs/>
          <w:color w:val="000000" w:themeColor="text1"/>
          <w:sz w:val="22"/>
          <w:szCs w:val="22"/>
        </w:rPr>
        <w:t>, d</w:t>
      </w:r>
      <w:r w:rsidR="001A78C5" w:rsidRPr="00267658">
        <w:rPr>
          <w:rFonts w:asciiTheme="majorHAnsi" w:hAnsiTheme="majorHAnsi" w:cstheme="majorHAnsi"/>
          <w:b/>
          <w:bCs/>
          <w:color w:val="000000" w:themeColor="text1"/>
          <w:sz w:val="22"/>
          <w:szCs w:val="22"/>
          <w:vertAlign w:val="subscript"/>
        </w:rPr>
        <w:t>r2</w:t>
      </w:r>
      <w:r w:rsidR="001A78C5" w:rsidRPr="00267658">
        <w:rPr>
          <w:rFonts w:asciiTheme="majorHAnsi" w:hAnsiTheme="majorHAnsi" w:cstheme="majorHAnsi"/>
          <w:b/>
          <w:bCs/>
          <w:color w:val="000000" w:themeColor="text1"/>
          <w:sz w:val="22"/>
          <w:szCs w:val="22"/>
        </w:rPr>
        <w:t>,...,d</w:t>
      </w:r>
      <w:r w:rsidR="001A78C5" w:rsidRPr="00267658">
        <w:rPr>
          <w:rFonts w:asciiTheme="majorHAnsi" w:hAnsiTheme="majorHAnsi" w:cstheme="majorHAnsi"/>
          <w:b/>
          <w:bCs/>
          <w:color w:val="000000" w:themeColor="text1"/>
          <w:sz w:val="22"/>
          <w:szCs w:val="22"/>
          <w:vertAlign w:val="subscript"/>
        </w:rPr>
        <w:t>r(</w:t>
      </w:r>
      <w:r w:rsidR="001A78C5" w:rsidRPr="001A78C5">
        <w:rPr>
          <w:rFonts w:asciiTheme="majorHAnsi" w:hAnsiTheme="majorHAnsi" w:cstheme="majorHAnsi"/>
          <w:b/>
          <w:bCs/>
          <w:color w:val="000000" w:themeColor="text1"/>
          <w:sz w:val="22"/>
          <w:szCs w:val="22"/>
          <w:vertAlign w:val="subscript"/>
        </w:rPr>
        <w:t>N</w:t>
      </w:r>
      <w:r w:rsidR="001A78C5" w:rsidRPr="00267658">
        <w:rPr>
          <w:rFonts w:asciiTheme="majorHAnsi" w:hAnsiTheme="majorHAnsi" w:cstheme="majorHAnsi"/>
          <w:b/>
          <w:bCs/>
          <w:color w:val="000000" w:themeColor="text1"/>
          <w:sz w:val="22"/>
          <w:szCs w:val="22"/>
          <w:vertAlign w:val="subscript"/>
        </w:rPr>
        <w:t>r-1</w:t>
      </w:r>
      <w:r w:rsidR="001A78C5" w:rsidRPr="001A78C5">
        <w:rPr>
          <w:rFonts w:asciiTheme="majorHAnsi" w:hAnsiTheme="majorHAnsi" w:cstheme="majorHAnsi"/>
          <w:b/>
          <w:bCs/>
          <w:color w:val="000000" w:themeColor="text1"/>
          <w:sz w:val="22"/>
          <w:szCs w:val="22"/>
          <w:vertAlign w:val="subscript"/>
        </w:rPr>
        <w:t>)</w:t>
      </w:r>
      <w:r w:rsidR="001A78C5" w:rsidRPr="001A78C5">
        <w:rPr>
          <w:rFonts w:asciiTheme="majorHAnsi" w:hAnsiTheme="majorHAnsi" w:cstheme="majorHAnsi"/>
          <w:color w:val="000000" w:themeColor="text1"/>
        </w:rPr>
        <w:t>, được phân phối đến khối Rate matching, trong đó r là số khối mã và N</w:t>
      </w:r>
      <w:r w:rsidR="001A78C5" w:rsidRPr="001A78C5">
        <w:rPr>
          <w:rFonts w:asciiTheme="majorHAnsi" w:hAnsiTheme="majorHAnsi" w:cstheme="majorHAnsi"/>
          <w:color w:val="000000" w:themeColor="text1"/>
          <w:vertAlign w:val="subscript"/>
        </w:rPr>
        <w:t>r</w:t>
      </w:r>
      <w:r w:rsidR="001A78C5" w:rsidRPr="001A78C5">
        <w:rPr>
          <w:rFonts w:asciiTheme="majorHAnsi" w:hAnsiTheme="majorHAnsi" w:cstheme="majorHAnsi"/>
          <w:color w:val="000000" w:themeColor="text1"/>
        </w:rPr>
        <w:t xml:space="preserve"> là số bit được mã hóa trong số khối mã r. Tổng số </w:t>
      </w:r>
      <w:r w:rsidR="00570195" w:rsidRPr="00570195">
        <w:rPr>
          <w:rFonts w:asciiTheme="majorHAnsi" w:hAnsiTheme="majorHAnsi" w:cstheme="majorHAnsi"/>
          <w:color w:val="000000" w:themeColor="text1"/>
        </w:rPr>
        <w:t>code block</w:t>
      </w:r>
      <w:r w:rsidR="001A78C5" w:rsidRPr="001A78C5">
        <w:rPr>
          <w:rFonts w:asciiTheme="majorHAnsi" w:hAnsiTheme="majorHAnsi" w:cstheme="majorHAnsi"/>
          <w:color w:val="000000" w:themeColor="text1"/>
        </w:rPr>
        <w:t xml:space="preserve"> được ký hiệu là C và mỗi khối mã được khớp với tỷ lệ riêng </w:t>
      </w:r>
      <w:r w:rsidR="00C827F6" w:rsidRPr="00C827F6">
        <w:rPr>
          <w:rFonts w:asciiTheme="majorHAnsi" w:hAnsiTheme="majorHAnsi" w:cstheme="majorHAnsi"/>
          <w:color w:val="000000" w:themeColor="text1"/>
        </w:rPr>
        <w:t>với</w:t>
      </w:r>
      <w:r w:rsidR="001A78C5" w:rsidRPr="001A78C5">
        <w:rPr>
          <w:rFonts w:asciiTheme="majorHAnsi" w:hAnsiTheme="majorHAnsi" w:cstheme="majorHAnsi"/>
          <w:color w:val="000000" w:themeColor="text1"/>
        </w:rPr>
        <w:t xml:space="preserve"> </w:t>
      </w:r>
      <w:r w:rsidR="00C827F6">
        <w:rPr>
          <w:rFonts w:asciiTheme="majorHAnsi" w:hAnsiTheme="majorHAnsi" w:cstheme="majorHAnsi"/>
          <w:color w:val="000000" w:themeColor="text1"/>
        </w:rPr>
        <w:t>I</w:t>
      </w:r>
      <w:r w:rsidR="00C827F6" w:rsidRPr="00C827F6">
        <w:rPr>
          <w:rFonts w:asciiTheme="majorHAnsi" w:hAnsiTheme="majorHAnsi" w:cstheme="majorHAnsi"/>
          <w:color w:val="000000" w:themeColor="text1"/>
          <w:vertAlign w:val="subscript"/>
        </w:rPr>
        <w:t>LBRM</w:t>
      </w:r>
      <w:r w:rsidR="00C827F6">
        <w:rPr>
          <w:rFonts w:asciiTheme="majorHAnsi" w:hAnsiTheme="majorHAnsi" w:cstheme="majorHAnsi"/>
          <w:color w:val="000000" w:themeColor="text1"/>
        </w:rPr>
        <w:t>=1</w:t>
      </w:r>
      <w:r w:rsidR="001A78C5" w:rsidRPr="001A78C5">
        <w:rPr>
          <w:rFonts w:asciiTheme="majorHAnsi" w:hAnsiTheme="majorHAnsi" w:cstheme="majorHAnsi"/>
          <w:color w:val="000000" w:themeColor="text1"/>
        </w:rPr>
        <w:t xml:space="preserve">. </w:t>
      </w:r>
    </w:p>
    <w:p w14:paraId="44C43EAC" w14:textId="3E917170" w:rsidR="001A78C5" w:rsidRDefault="00C827F6"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1A78C5" w:rsidRPr="001A78C5">
        <w:rPr>
          <w:rFonts w:asciiTheme="majorHAnsi" w:hAnsiTheme="majorHAnsi" w:cstheme="majorHAnsi"/>
          <w:color w:val="000000" w:themeColor="text1"/>
        </w:rPr>
        <w:t xml:space="preserve">Sau khi </w:t>
      </w:r>
      <w:r>
        <w:rPr>
          <w:rFonts w:asciiTheme="majorHAnsi" w:hAnsiTheme="majorHAnsi" w:cstheme="majorHAnsi"/>
          <w:color w:val="000000" w:themeColor="text1"/>
        </w:rPr>
        <w:t>rate matching</w:t>
      </w:r>
      <w:r w:rsidR="001A78C5" w:rsidRPr="001A78C5">
        <w:rPr>
          <w:rFonts w:asciiTheme="majorHAnsi" w:hAnsiTheme="majorHAnsi" w:cstheme="majorHAnsi"/>
          <w:color w:val="000000" w:themeColor="text1"/>
        </w:rPr>
        <w:t xml:space="preserve">, các bit được ký hiệu là </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r0</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r1</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r2</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r(Er-1</w:t>
      </w:r>
      <w:r w:rsidRPr="001A78C5">
        <w:rPr>
          <w:rFonts w:asciiTheme="majorHAnsi" w:hAnsiTheme="majorHAnsi" w:cstheme="majorHAnsi"/>
          <w:b/>
          <w:bCs/>
          <w:color w:val="000000" w:themeColor="text1"/>
          <w:sz w:val="22"/>
          <w:szCs w:val="22"/>
          <w:vertAlign w:val="subscript"/>
        </w:rPr>
        <w:t>)</w:t>
      </w:r>
      <w:r w:rsidR="001A78C5" w:rsidRPr="001A78C5">
        <w:rPr>
          <w:rFonts w:asciiTheme="majorHAnsi" w:hAnsiTheme="majorHAnsi" w:cstheme="majorHAnsi"/>
          <w:color w:val="000000" w:themeColor="text1"/>
        </w:rPr>
        <w:t>, trong đó E</w:t>
      </w:r>
      <w:r w:rsidR="001A78C5" w:rsidRPr="006D1AD3">
        <w:rPr>
          <w:rFonts w:asciiTheme="majorHAnsi" w:hAnsiTheme="majorHAnsi" w:cstheme="majorHAnsi"/>
          <w:color w:val="000000" w:themeColor="text1"/>
          <w:vertAlign w:val="subscript"/>
        </w:rPr>
        <w:t xml:space="preserve">r </w:t>
      </w:r>
      <w:r w:rsidR="001A78C5" w:rsidRPr="001A78C5">
        <w:rPr>
          <w:rFonts w:asciiTheme="majorHAnsi" w:hAnsiTheme="majorHAnsi" w:cstheme="majorHAnsi"/>
          <w:color w:val="000000" w:themeColor="text1"/>
        </w:rPr>
        <w:t xml:space="preserve">là số bit </w:t>
      </w:r>
      <w:r w:rsidR="006D1AD3">
        <w:rPr>
          <w:rFonts w:asciiTheme="majorHAnsi" w:hAnsiTheme="majorHAnsi" w:cstheme="majorHAnsi"/>
          <w:color w:val="000000" w:themeColor="text1"/>
        </w:rPr>
        <w:t xml:space="preserve">rate matched </w:t>
      </w:r>
      <w:r w:rsidR="001A78C5" w:rsidRPr="001A78C5">
        <w:rPr>
          <w:rFonts w:asciiTheme="majorHAnsi" w:hAnsiTheme="majorHAnsi" w:cstheme="majorHAnsi"/>
          <w:color w:val="000000" w:themeColor="text1"/>
        </w:rPr>
        <w:t>cho khối mã số r</w:t>
      </w:r>
    </w:p>
    <w:p w14:paraId="5E859FA9" w14:textId="57FAF5F5" w:rsidR="00443F20" w:rsidRPr="00443F20" w:rsidRDefault="001A78C5"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1A78C5">
        <w:rPr>
          <w:rFonts w:asciiTheme="majorHAnsi" w:hAnsiTheme="majorHAnsi" w:cstheme="majorHAnsi"/>
          <w:color w:val="000000" w:themeColor="text1"/>
        </w:rPr>
        <w:t xml:space="preserve">- </w:t>
      </w:r>
      <w:r w:rsidR="006133AB" w:rsidRPr="006133AB">
        <w:rPr>
          <w:rFonts w:asciiTheme="majorHAnsi" w:hAnsiTheme="majorHAnsi" w:cstheme="majorHAnsi"/>
          <w:color w:val="000000" w:themeColor="text1"/>
        </w:rPr>
        <w:t>Mục</w:t>
      </w:r>
      <w:r w:rsidR="006133AB">
        <w:rPr>
          <w:rFonts w:asciiTheme="majorHAnsi" w:hAnsiTheme="majorHAnsi" w:cstheme="majorHAnsi"/>
          <w:color w:val="000000" w:themeColor="text1"/>
        </w:rPr>
        <w:t xml:space="preserve"> đích của</w:t>
      </w:r>
      <w:r w:rsidR="00443F20" w:rsidRPr="00443F20">
        <w:rPr>
          <w:rFonts w:asciiTheme="majorHAnsi" w:hAnsiTheme="majorHAnsi" w:cstheme="majorHAnsi"/>
          <w:color w:val="000000" w:themeColor="text1"/>
        </w:rPr>
        <w:t xml:space="preserve"> Rate matching </w:t>
      </w:r>
      <w:r w:rsidR="006133AB" w:rsidRPr="006133AB">
        <w:rPr>
          <w:rFonts w:asciiTheme="majorHAnsi" w:hAnsiTheme="majorHAnsi" w:cstheme="majorHAnsi"/>
          <w:color w:val="000000" w:themeColor="text1"/>
        </w:rPr>
        <w:t>là điều chỉnh tốc độ dữ liệu đầu ra của bộ mã hóa kênh (LDPC) để phù hợp với các tài nguyên sẵn có được phân bổ để truyền trong lưới tần số thời gian của PDSCH</w:t>
      </w:r>
      <w:r w:rsidR="00443F20" w:rsidRPr="00443F20">
        <w:rPr>
          <w:rFonts w:asciiTheme="majorHAnsi" w:hAnsiTheme="majorHAnsi" w:cstheme="majorHAnsi"/>
          <w:color w:val="000000" w:themeColor="text1"/>
        </w:rPr>
        <w:t>:</w:t>
      </w:r>
    </w:p>
    <w:p w14:paraId="474B04EA" w14:textId="48340E29" w:rsidR="00443F20" w:rsidRPr="00443F20" w:rsidRDefault="00443F20" w:rsidP="004605B6">
      <w:pPr>
        <w:numPr>
          <w:ilvl w:val="0"/>
          <w:numId w:val="33"/>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Collection:: </w:t>
      </w:r>
      <w:r w:rsidR="006133AB" w:rsidRPr="006133AB">
        <w:rPr>
          <w:rFonts w:asciiTheme="majorHAnsi" w:hAnsiTheme="majorHAnsi" w:cstheme="majorHAnsi"/>
          <w:color w:val="000000" w:themeColor="text1"/>
          <w:sz w:val="24"/>
          <w:szCs w:val="24"/>
        </w:rPr>
        <w:t xml:space="preserve">Sau khi mã hóa LDPC, các bit được mã hóa (bit dữ liệu và bit chẵn lẻ) được thu thập trong bộ đệm </w:t>
      </w:r>
      <w:r w:rsidR="00DF2E6F">
        <w:rPr>
          <w:rFonts w:asciiTheme="majorHAnsi" w:hAnsiTheme="majorHAnsi" w:cstheme="majorHAnsi"/>
          <w:color w:val="000000" w:themeColor="text1"/>
          <w:sz w:val="24"/>
          <w:szCs w:val="24"/>
        </w:rPr>
        <w:t>tròn-</w:t>
      </w:r>
      <w:r w:rsidR="00DF2E6F" w:rsidRPr="00DF2E6F">
        <w:rPr>
          <w:rFonts w:asciiTheme="majorHAnsi" w:hAnsiTheme="majorHAnsi" w:cstheme="majorHAnsi"/>
          <w:color w:val="000000" w:themeColor="text1"/>
          <w:sz w:val="24"/>
          <w:szCs w:val="24"/>
        </w:rPr>
        <w:t>circular buffer</w:t>
      </w:r>
      <w:r w:rsidR="006133AB" w:rsidRPr="006133AB">
        <w:rPr>
          <w:rFonts w:asciiTheme="majorHAnsi" w:hAnsiTheme="majorHAnsi" w:cstheme="majorHAnsi"/>
          <w:color w:val="000000" w:themeColor="text1"/>
          <w:sz w:val="24"/>
          <w:szCs w:val="24"/>
        </w:rPr>
        <w:t>. Bộ đệm tròn là vùng lưu trữ tạm thời với kích thước cố định có thể giữ các bit theo kiểu vòng tròn, cho phép lựa chọn bit hiệu quả</w:t>
      </w:r>
      <w:r w:rsidRPr="00443F20">
        <w:rPr>
          <w:rFonts w:asciiTheme="majorHAnsi" w:hAnsiTheme="majorHAnsi" w:cstheme="majorHAnsi"/>
          <w:color w:val="000000" w:themeColor="text1"/>
          <w:sz w:val="24"/>
          <w:szCs w:val="24"/>
        </w:rPr>
        <w:t>.</w:t>
      </w:r>
    </w:p>
    <w:p w14:paraId="24085BC7" w14:textId="4ED3ED7D" w:rsidR="00443F20" w:rsidRPr="00443F20" w:rsidRDefault="00443F20" w:rsidP="004605B6">
      <w:pPr>
        <w:numPr>
          <w:ilvl w:val="0"/>
          <w:numId w:val="33"/>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Selection:: </w:t>
      </w:r>
      <w:r w:rsidR="00DF2E6F" w:rsidRPr="00DF2E6F">
        <w:rPr>
          <w:rFonts w:asciiTheme="majorHAnsi" w:hAnsiTheme="majorHAnsi" w:cstheme="majorHAnsi"/>
          <w:color w:val="000000" w:themeColor="text1"/>
          <w:sz w:val="24"/>
          <w:szCs w:val="24"/>
        </w:rPr>
        <w:t>Tùy thuộc vào tài nguyên PDSCH được phân bổ, một số bit cụ thể được chọn từ bộ đệm tròn. Quá trình lựa chọn bao gồm ba thao tác chính: bit interleaving, bit pruning, and bit puncturing</w:t>
      </w:r>
      <w:r w:rsidRPr="00443F20">
        <w:rPr>
          <w:rFonts w:asciiTheme="majorHAnsi" w:hAnsiTheme="majorHAnsi" w:cstheme="majorHAnsi"/>
          <w:color w:val="000000" w:themeColor="text1"/>
          <w:sz w:val="24"/>
          <w:szCs w:val="24"/>
        </w:rPr>
        <w:t>.</w:t>
      </w:r>
    </w:p>
    <w:p w14:paraId="6FB5A1CE" w14:textId="542DE93F" w:rsidR="00443F20" w:rsidRPr="00443F20" w:rsidRDefault="00443F20" w:rsidP="004605B6">
      <w:pPr>
        <w:numPr>
          <w:ilvl w:val="1"/>
          <w:numId w:val="33"/>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Interleaving: </w:t>
      </w:r>
      <w:r w:rsidR="00DF2E6F" w:rsidRPr="00DF2E6F">
        <w:rPr>
          <w:rFonts w:asciiTheme="majorHAnsi" w:hAnsiTheme="majorHAnsi" w:cstheme="majorHAnsi"/>
          <w:color w:val="000000" w:themeColor="text1"/>
          <w:sz w:val="24"/>
          <w:szCs w:val="24"/>
        </w:rPr>
        <w:t>Sắp xếp lại thứ tự các bit để cải thiện độ tin cậy chống lại các lỗi bùng phát trong quá trình truyền</w:t>
      </w:r>
      <w:r w:rsidRPr="00443F20">
        <w:rPr>
          <w:rFonts w:asciiTheme="majorHAnsi" w:hAnsiTheme="majorHAnsi" w:cstheme="majorHAnsi"/>
          <w:color w:val="000000" w:themeColor="text1"/>
          <w:sz w:val="24"/>
          <w:szCs w:val="24"/>
        </w:rPr>
        <w:t>.</w:t>
      </w:r>
    </w:p>
    <w:p w14:paraId="260D44BD" w14:textId="6F6000D2" w:rsidR="00443F20" w:rsidRPr="00443F20" w:rsidRDefault="00443F20" w:rsidP="004605B6">
      <w:pPr>
        <w:numPr>
          <w:ilvl w:val="1"/>
          <w:numId w:val="33"/>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Pruning: </w:t>
      </w:r>
      <w:r w:rsidR="00DF2E6F" w:rsidRPr="00DF2E6F">
        <w:rPr>
          <w:rFonts w:asciiTheme="majorHAnsi" w:hAnsiTheme="majorHAnsi" w:cstheme="majorHAnsi"/>
          <w:color w:val="000000" w:themeColor="text1"/>
          <w:sz w:val="24"/>
          <w:szCs w:val="24"/>
        </w:rPr>
        <w:t>Loại bỏ mọi bit dư thừa được tạo bởi bộ mã hóa LDPC</w:t>
      </w:r>
    </w:p>
    <w:p w14:paraId="6612C586" w14:textId="0BAC3E83" w:rsidR="00443F20" w:rsidRPr="00443F20" w:rsidRDefault="00443F20" w:rsidP="004605B6">
      <w:pPr>
        <w:numPr>
          <w:ilvl w:val="1"/>
          <w:numId w:val="33"/>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Puncturing: </w:t>
      </w:r>
      <w:r w:rsidR="003A4846" w:rsidRPr="003A4846">
        <w:rPr>
          <w:rFonts w:asciiTheme="majorHAnsi" w:hAnsiTheme="majorHAnsi" w:cstheme="majorHAnsi"/>
          <w:color w:val="000000" w:themeColor="text1"/>
          <w:sz w:val="24"/>
          <w:szCs w:val="24"/>
        </w:rPr>
        <w:t>Loại bỏ một số bit được mã hóa (thường là bit chẵn lẻ) nếu số lượng bit được mã hóa vượt quá tài nguyên được phân bổ</w:t>
      </w:r>
      <w:r w:rsidRPr="00443F20">
        <w:rPr>
          <w:rFonts w:asciiTheme="majorHAnsi" w:hAnsiTheme="majorHAnsi" w:cstheme="majorHAnsi"/>
          <w:color w:val="000000" w:themeColor="text1"/>
          <w:sz w:val="24"/>
          <w:szCs w:val="24"/>
        </w:rPr>
        <w:t>.</w:t>
      </w:r>
    </w:p>
    <w:p w14:paraId="79308EBA" w14:textId="5FF93821" w:rsidR="00443F20" w:rsidRDefault="00443F20" w:rsidP="003A4846">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052D07A0" wp14:editId="581BA7EE">
            <wp:extent cx="4250598" cy="1517823"/>
            <wp:effectExtent l="0" t="0" r="0" b="0"/>
            <wp:docPr id="1285393003" name="Hình ảnh 33"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3003" name="Hình ảnh 33" descr="Ảnh có chứa văn bản, Phông chữ, ảnh chụp màn hình, hàng&#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3811" cy="1526112"/>
                    </a:xfrm>
                    <a:prstGeom prst="rect">
                      <a:avLst/>
                    </a:prstGeom>
                    <a:noFill/>
                    <a:ln>
                      <a:noFill/>
                    </a:ln>
                  </pic:spPr>
                </pic:pic>
              </a:graphicData>
            </a:graphic>
          </wp:inline>
        </w:drawing>
      </w:r>
    </w:p>
    <w:p w14:paraId="611D8576" w14:textId="77777777" w:rsidR="003A4846" w:rsidRPr="00443F20" w:rsidRDefault="003A4846" w:rsidP="003A4846">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p>
    <w:p w14:paraId="56E068BC"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8" w:name="Code_Block_Concatenation"/>
      <w:r w:rsidRPr="00443F20">
        <w:rPr>
          <w:rFonts w:asciiTheme="majorHAnsi" w:hAnsiTheme="majorHAnsi" w:cstheme="majorHAnsi"/>
          <w:color w:val="000000" w:themeColor="text1"/>
          <w:sz w:val="24"/>
          <w:szCs w:val="24"/>
        </w:rPr>
        <w:t>(6) Code Block Concatenation</w:t>
      </w:r>
      <w:bookmarkEnd w:id="18"/>
    </w:p>
    <w:p w14:paraId="356EA9E8" w14:textId="77777777" w:rsidR="003E398D" w:rsidRDefault="003E398D"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xml:space="preserve">- Đây là bước kết hợp nhiều khối mã thu được từ các bước xử lý trước đó thành một luồng dữ liệu duy nhất để truyền. </w:t>
      </w:r>
    </w:p>
    <w:p w14:paraId="0BE51A3C" w14:textId="50149A6A" w:rsidR="00443F20" w:rsidRPr="00443F20" w:rsidRDefault="003E398D"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Sau Rate Matching, các khối mã đã xử lý được kết hợp thành một luồng dữ liệu duy nhất. Việc ghép nối được thực hiện theo một thứ tự cụ thể để đảm bảo rằng bộ thu (UE) có thể tách và giải mã chính xác các khối mã riêng lẻ. Thông thường, các khối mã được nối theo thứ tự chúng được phân đoạn từ khối truyền tải ban đầu.</w:t>
      </w:r>
      <w:r w:rsidR="00443F20" w:rsidRPr="00443F20">
        <w:rPr>
          <w:rFonts w:asciiTheme="majorHAnsi" w:hAnsiTheme="majorHAnsi" w:cstheme="majorHAnsi"/>
          <w:color w:val="000000" w:themeColor="text1"/>
        </w:rPr>
        <w:t>.</w:t>
      </w:r>
    </w:p>
    <w:p w14:paraId="6F2C1F13" w14:textId="428E723E" w:rsidR="00443F20" w:rsidRDefault="00443F20" w:rsidP="00AE4FC1">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lastRenderedPageBreak/>
        <w:drawing>
          <wp:inline distT="0" distB="0" distL="0" distR="0" wp14:anchorId="2B8A4950" wp14:editId="19F68FEA">
            <wp:extent cx="3716977" cy="1826199"/>
            <wp:effectExtent l="0" t="0" r="0" b="0"/>
            <wp:docPr id="1775589454" name="Hình ảnh 32"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9454" name="Hình ảnh 32" descr="Ảnh có chứa văn bản, ảnh chụp màn hình, Phông chữ, biểu tượng&#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7968" cy="1836512"/>
                    </a:xfrm>
                    <a:prstGeom prst="rect">
                      <a:avLst/>
                    </a:prstGeom>
                    <a:noFill/>
                    <a:ln>
                      <a:noFill/>
                    </a:ln>
                  </pic:spPr>
                </pic:pic>
              </a:graphicData>
            </a:graphic>
          </wp:inline>
        </w:drawing>
      </w:r>
    </w:p>
    <w:p w14:paraId="57DFB7A3" w14:textId="77777777" w:rsidR="00436DC3" w:rsidRDefault="00A577AD" w:rsidP="006D1AD3">
      <w:pPr>
        <w:spacing w:after="0" w:line="240" w:lineRule="auto"/>
        <w:rPr>
          <w:rFonts w:ascii="Times New Roman" w:eastAsia="Times New Roman" w:hAnsi="Times New Roman" w:cs="Times New Roman"/>
          <w:color w:val="000000"/>
          <w:kern w:val="0"/>
          <w:sz w:val="24"/>
          <w:szCs w:val="24"/>
          <w14:ligatures w14:val="none"/>
        </w:rPr>
      </w:pPr>
      <w:r>
        <w:rPr>
          <w:rFonts w:ascii="Times-Roman" w:eastAsia="Times New Roman" w:hAnsi="Times-Roman" w:cs="Times New Roman"/>
          <w:color w:val="000000"/>
          <w:kern w:val="0"/>
          <w:sz w:val="20"/>
          <w:szCs w:val="20"/>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Chuỗi bit đầu vào cho khối nối khối mã là các chuỗi </w:t>
      </w:r>
      <w:r w:rsidR="00436DC3" w:rsidRPr="00A577AD">
        <w:rPr>
          <w:rFonts w:asciiTheme="majorHAnsi" w:hAnsiTheme="majorHAnsi" w:cstheme="majorHAnsi"/>
          <w:color w:val="000000" w:themeColor="text1"/>
        </w:rPr>
        <w:t>f</w:t>
      </w:r>
      <w:r w:rsidR="00436DC3" w:rsidRPr="00A577AD">
        <w:rPr>
          <w:rFonts w:asciiTheme="majorHAnsi" w:hAnsiTheme="majorHAnsi" w:cstheme="majorHAnsi"/>
          <w:color w:val="000000" w:themeColor="text1"/>
          <w:vertAlign w:val="subscript"/>
        </w:rPr>
        <w:t>r0</w:t>
      </w:r>
      <w:r w:rsidR="00436DC3" w:rsidRPr="00A577AD">
        <w:rPr>
          <w:rFonts w:asciiTheme="majorHAnsi" w:hAnsiTheme="majorHAnsi" w:cstheme="majorHAnsi"/>
          <w:color w:val="000000" w:themeColor="text1"/>
        </w:rPr>
        <w:t>, f</w:t>
      </w:r>
      <w:r w:rsidR="00436DC3" w:rsidRPr="00A577AD">
        <w:rPr>
          <w:rFonts w:asciiTheme="majorHAnsi" w:hAnsiTheme="majorHAnsi" w:cstheme="majorHAnsi"/>
          <w:color w:val="000000" w:themeColor="text1"/>
          <w:vertAlign w:val="subscript"/>
        </w:rPr>
        <w:t>r1</w:t>
      </w:r>
      <w:r w:rsidR="00436DC3" w:rsidRPr="00A577AD">
        <w:rPr>
          <w:rFonts w:asciiTheme="majorHAnsi" w:hAnsiTheme="majorHAnsi" w:cstheme="majorHAnsi"/>
          <w:color w:val="000000" w:themeColor="text1"/>
        </w:rPr>
        <w:t>, f</w:t>
      </w:r>
      <w:r w:rsidR="00436DC3" w:rsidRPr="00A577AD">
        <w:rPr>
          <w:rFonts w:asciiTheme="majorHAnsi" w:hAnsiTheme="majorHAnsi" w:cstheme="majorHAnsi"/>
          <w:color w:val="000000" w:themeColor="text1"/>
          <w:vertAlign w:val="subscript"/>
        </w:rPr>
        <w:t>r2</w:t>
      </w:r>
      <w:r w:rsidR="00436DC3" w:rsidRPr="00A577AD">
        <w:rPr>
          <w:rFonts w:asciiTheme="majorHAnsi" w:hAnsiTheme="majorHAnsi" w:cstheme="majorHAnsi"/>
          <w:color w:val="000000" w:themeColor="text1"/>
        </w:rPr>
        <w:t>,...,f</w:t>
      </w:r>
      <w:r w:rsidR="00436DC3" w:rsidRPr="00A577AD">
        <w:rPr>
          <w:rFonts w:asciiTheme="majorHAnsi" w:hAnsiTheme="majorHAnsi" w:cstheme="majorHAnsi"/>
          <w:color w:val="000000" w:themeColor="text1"/>
          <w:vertAlign w:val="subscript"/>
        </w:rPr>
        <w:t>r(Er-1</w:t>
      </w:r>
      <w:r w:rsidR="00436DC3" w:rsidRPr="001A78C5">
        <w:rPr>
          <w:rFonts w:asciiTheme="majorHAnsi" w:hAnsiTheme="majorHAnsi" w:cstheme="majorHAnsi"/>
          <w:b/>
          <w:bCs/>
          <w:color w:val="000000" w:themeColor="text1"/>
          <w:vertAlign w:val="subscript"/>
        </w:rPr>
        <w:t>)</w:t>
      </w:r>
      <w:r w:rsidR="00436DC3">
        <w:rPr>
          <w:rFonts w:asciiTheme="majorHAnsi" w:hAnsiTheme="majorHAnsi" w:cstheme="majorHAnsi"/>
          <w:color w:val="000000" w:themeColor="text1"/>
        </w:rPr>
        <w:t xml:space="preserve"> với r = 0,…, C-1 và </w:t>
      </w:r>
      <w:r w:rsidRPr="00A577AD">
        <w:rPr>
          <w:rFonts w:ascii="Times New Roman" w:eastAsia="Times New Roman" w:hAnsi="Times New Roman" w:cs="Times New Roman"/>
          <w:color w:val="000000"/>
          <w:kern w:val="0"/>
          <w:sz w:val="24"/>
          <w:szCs w:val="24"/>
          <w14:ligatures w14:val="none"/>
        </w:rPr>
        <w:t xml:space="preserve"> và trong đó E</w:t>
      </w:r>
      <w:r w:rsidRPr="00436DC3">
        <w:rPr>
          <w:rFonts w:ascii="Times New Roman" w:eastAsia="Times New Roman" w:hAnsi="Times New Roman" w:cs="Times New Roman"/>
          <w:color w:val="000000"/>
          <w:kern w:val="0"/>
          <w:sz w:val="24"/>
          <w:szCs w:val="24"/>
          <w:vertAlign w:val="subscript"/>
          <w14:ligatures w14:val="none"/>
        </w:rPr>
        <w:t>r</w:t>
      </w:r>
      <w:r w:rsidRPr="00A577AD">
        <w:rPr>
          <w:rFonts w:ascii="Times New Roman" w:eastAsia="Times New Roman" w:hAnsi="Times New Roman" w:cs="Times New Roman"/>
          <w:color w:val="000000"/>
          <w:kern w:val="0"/>
          <w:sz w:val="24"/>
          <w:szCs w:val="24"/>
          <w14:ligatures w14:val="none"/>
        </w:rPr>
        <w:t xml:space="preserve"> là số bit khớp tốc độ cho khối mã thứ r. </w:t>
      </w:r>
    </w:p>
    <w:p w14:paraId="04B1BD63" w14:textId="1852DAD6" w:rsidR="00A577AD" w:rsidRPr="00A577AD" w:rsidRDefault="00436DC3" w:rsidP="006D1AD3">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00A577AD" w:rsidRPr="00A577AD">
        <w:rPr>
          <w:rFonts w:ascii="Times New Roman" w:eastAsia="Times New Roman" w:hAnsi="Times New Roman" w:cs="Times New Roman"/>
          <w:color w:val="000000"/>
          <w:kern w:val="0"/>
          <w:sz w:val="24"/>
          <w:szCs w:val="24"/>
          <w14:ligatures w14:val="none"/>
        </w:rPr>
        <w:t xml:space="preserve">Các bit sau khi ghép khối mã được ký hiệu là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0</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1</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2</w:t>
      </w:r>
      <w:r w:rsidRPr="00A577AD">
        <w:rPr>
          <w:rFonts w:asciiTheme="majorHAnsi" w:hAnsiTheme="majorHAnsi" w:cstheme="majorHAnsi"/>
          <w:color w:val="000000" w:themeColor="text1"/>
        </w:rPr>
        <w:t>,...,</w:t>
      </w:r>
      <w:r w:rsidR="006F7A8B">
        <w:rPr>
          <w:rFonts w:asciiTheme="majorHAnsi" w:hAnsiTheme="majorHAnsi" w:cstheme="majorHAnsi"/>
          <w:color w:val="000000" w:themeColor="text1"/>
        </w:rPr>
        <w:t>g</w:t>
      </w:r>
      <w:r w:rsidR="006F7A8B" w:rsidRPr="006F7A8B">
        <w:rPr>
          <w:rFonts w:asciiTheme="majorHAnsi" w:hAnsiTheme="majorHAnsi" w:cstheme="majorHAnsi"/>
          <w:color w:val="000000" w:themeColor="text1"/>
          <w:vertAlign w:val="subscript"/>
        </w:rPr>
        <w:t>G</w:t>
      </w:r>
      <w:r>
        <w:rPr>
          <w:rFonts w:asciiTheme="majorHAnsi" w:hAnsiTheme="majorHAnsi" w:cstheme="majorHAnsi"/>
          <w:color w:val="000000" w:themeColor="text1"/>
        </w:rPr>
        <w:t>-</w:t>
      </w:r>
      <w:r w:rsidRPr="00A577AD">
        <w:rPr>
          <w:rFonts w:asciiTheme="majorHAnsi" w:hAnsiTheme="majorHAnsi" w:cstheme="majorHAnsi"/>
          <w:color w:val="000000" w:themeColor="text1"/>
          <w:vertAlign w:val="subscript"/>
        </w:rPr>
        <w:t>1</w:t>
      </w:r>
      <w:r w:rsidR="00A577AD" w:rsidRPr="00A577AD">
        <w:rPr>
          <w:rFonts w:ascii="Times New Roman" w:eastAsia="Times New Roman" w:hAnsi="Times New Roman" w:cs="Times New Roman"/>
          <w:color w:val="000000"/>
          <w:kern w:val="0"/>
          <w:sz w:val="24"/>
          <w:szCs w:val="24"/>
          <w14:ligatures w14:val="none"/>
        </w:rPr>
        <w:t xml:space="preserve"> trong đó G là tổng số bit được mã hóa để truyền tải.</w:t>
      </w:r>
    </w:p>
    <w:p w14:paraId="6722A587" w14:textId="6CD74AF9" w:rsidR="006D1AD3" w:rsidRPr="006D1AD3" w:rsidRDefault="006F7A8B" w:rsidP="006D1AD3">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00E241F4" w:rsidRPr="00E241F4">
        <w:rPr>
          <w:rFonts w:ascii="Times New Roman" w:eastAsia="Times New Roman" w:hAnsi="Times New Roman" w:cs="Times New Roman"/>
          <w:color w:val="000000"/>
          <w:kern w:val="0"/>
          <w:sz w:val="24"/>
          <w:szCs w:val="24"/>
          <w14:ligatures w14:val="none"/>
        </w:rPr>
        <w:t xml:space="preserve">Việc ghép khối mã bao gồm việc ghép tuần tự các đầu ra khớp tốc độ cho các khối mã khác nhau. </w:t>
      </w:r>
    </w:p>
    <w:p w14:paraId="0D77777F" w14:textId="77777777" w:rsidR="00E241F4" w:rsidRDefault="006D1AD3" w:rsidP="006D1AD3">
      <w:pPr>
        <w:spacing w:after="0" w:line="240" w:lineRule="auto"/>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 0 and </w:t>
      </w:r>
      <w:r w:rsidRPr="006D1AD3">
        <w:rPr>
          <w:rFonts w:ascii="Times New Roman" w:eastAsia="Times New Roman" w:hAnsi="Times New Roman" w:cs="Times New Roman"/>
          <w:i/>
          <w:iCs/>
          <w:color w:val="000000"/>
          <w:kern w:val="0"/>
          <w:sz w:val="24"/>
          <w:szCs w:val="24"/>
          <w14:ligatures w14:val="none"/>
        </w:rPr>
        <w:t xml:space="preserve">r </w:t>
      </w:r>
      <w:r w:rsidRPr="006D1AD3">
        <w:rPr>
          <w:rFonts w:ascii="Times New Roman" w:eastAsia="Times New Roman" w:hAnsi="Times New Roman" w:cs="Times New Roman"/>
          <w:color w:val="000000"/>
          <w:kern w:val="0"/>
          <w:sz w:val="24"/>
          <w:szCs w:val="24"/>
          <w14:ligatures w14:val="none"/>
        </w:rPr>
        <w:t xml:space="preserve">= 0 </w:t>
      </w:r>
    </w:p>
    <w:p w14:paraId="37351BC3" w14:textId="5AB0151E" w:rsidR="006D1AD3" w:rsidRPr="006D1AD3" w:rsidRDefault="006D1AD3" w:rsidP="006D1AD3">
      <w:pPr>
        <w:spacing w:after="0" w:line="240" w:lineRule="auto"/>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sidR="00E241F4" w:rsidRPr="006D1AD3">
        <w:rPr>
          <w:rFonts w:ascii="Times New Roman" w:eastAsia="Times New Roman" w:hAnsi="Times New Roman" w:cs="Times New Roman"/>
          <w:i/>
          <w:iCs/>
          <w:color w:val="000000"/>
          <w:kern w:val="0"/>
          <w:sz w:val="24"/>
          <w:szCs w:val="24"/>
          <w14:ligatures w14:val="none"/>
        </w:rPr>
        <w:t>r</w:t>
      </w:r>
      <w:r w:rsidR="00E241F4">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C</w:t>
      </w:r>
    </w:p>
    <w:p w14:paraId="0B76DB04" w14:textId="77777777" w:rsidR="006D1AD3" w:rsidRPr="006D1AD3" w:rsidRDefault="006D1AD3" w:rsidP="00E241F4">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j </w:t>
      </w:r>
      <w:r w:rsidRPr="006D1AD3">
        <w:rPr>
          <w:rFonts w:ascii="Times New Roman" w:eastAsia="Times New Roman" w:hAnsi="Times New Roman" w:cs="Times New Roman"/>
          <w:color w:val="000000"/>
          <w:kern w:val="0"/>
          <w:sz w:val="24"/>
          <w:szCs w:val="24"/>
          <w14:ligatures w14:val="none"/>
        </w:rPr>
        <w:t>= 0</w:t>
      </w:r>
    </w:p>
    <w:p w14:paraId="6607AE23" w14:textId="08C9ABF9" w:rsidR="00E241F4" w:rsidRDefault="006D1AD3" w:rsidP="00E241F4">
      <w:pPr>
        <w:spacing w:after="0" w:line="240" w:lineRule="auto"/>
        <w:ind w:firstLine="450"/>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sidR="00CD6626">
        <w:rPr>
          <w:rFonts w:ascii="Times New Roman" w:eastAsia="Times New Roman" w:hAnsi="Times New Roman" w:cs="Times New Roman"/>
          <w:color w:val="000000"/>
          <w:kern w:val="0"/>
          <w:sz w:val="24"/>
          <w:szCs w:val="24"/>
          <w14:ligatures w14:val="none"/>
        </w:rPr>
        <w:t xml:space="preserve"> </w:t>
      </w:r>
      <w:r w:rsidR="00CD6626" w:rsidRPr="006D1AD3">
        <w:rPr>
          <w:rFonts w:ascii="Times New Roman" w:eastAsia="Times New Roman" w:hAnsi="Times New Roman" w:cs="Times New Roman"/>
          <w:i/>
          <w:iCs/>
          <w:color w:val="000000"/>
          <w:kern w:val="0"/>
          <w:sz w:val="24"/>
          <w:szCs w:val="24"/>
          <w14:ligatures w14:val="none"/>
        </w:rPr>
        <w:t>j</w:t>
      </w:r>
      <w:r w:rsidR="00CD6626">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E</w:t>
      </w:r>
      <w:r w:rsidRPr="006D1AD3">
        <w:rPr>
          <w:rFonts w:ascii="Times New Roman" w:eastAsia="Times New Roman" w:hAnsi="Times New Roman" w:cs="Times New Roman"/>
          <w:i/>
          <w:iCs/>
          <w:color w:val="000000"/>
          <w:kern w:val="0"/>
          <w:sz w:val="24"/>
          <w:szCs w:val="24"/>
          <w:vertAlign w:val="subscript"/>
          <w14:ligatures w14:val="none"/>
        </w:rPr>
        <w:t>r</w:t>
      </w:r>
      <w:r w:rsidRPr="006D1AD3">
        <w:rPr>
          <w:rFonts w:ascii="Times New Roman" w:eastAsia="Times New Roman" w:hAnsi="Times New Roman" w:cs="Times New Roman"/>
          <w:i/>
          <w:iCs/>
          <w:color w:val="000000"/>
          <w:kern w:val="0"/>
          <w:sz w:val="24"/>
          <w:szCs w:val="24"/>
          <w14:ligatures w14:val="none"/>
        </w:rPr>
        <w:t xml:space="preserve"> </w:t>
      </w:r>
    </w:p>
    <w:p w14:paraId="0F57DB87" w14:textId="77777777" w:rsidR="00CD6626" w:rsidRDefault="00CD6626" w:rsidP="00584D25">
      <w:pPr>
        <w:spacing w:after="0" w:line="240" w:lineRule="auto"/>
        <w:ind w:firstLine="1080"/>
        <w:rPr>
          <w:rFonts w:ascii="Times New Roman" w:eastAsia="Times New Roman" w:hAnsi="Times New Roman" w:cs="Times New Roman"/>
          <w:i/>
          <w:iCs/>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g</w:t>
      </w:r>
      <w:r w:rsidR="006D1AD3" w:rsidRPr="006D1AD3">
        <w:rPr>
          <w:rFonts w:ascii="Times New Roman" w:eastAsia="Times New Roman" w:hAnsi="Times New Roman" w:cs="Times New Roman"/>
          <w:i/>
          <w:iCs/>
          <w:color w:val="000000"/>
          <w:kern w:val="0"/>
          <w:sz w:val="24"/>
          <w:szCs w:val="24"/>
          <w:vertAlign w:val="subscript"/>
          <w14:ligatures w14:val="none"/>
        </w:rPr>
        <w:t>k</w:t>
      </w:r>
      <w:r w:rsidR="006D1AD3" w:rsidRPr="006D1AD3">
        <w:rPr>
          <w:rFonts w:ascii="Times New Roman" w:eastAsia="Times New Roman" w:hAnsi="Times New Roman" w:cs="Times New Roman"/>
          <w:i/>
          <w:iCs/>
          <w:color w:val="000000"/>
          <w:kern w:val="0"/>
          <w:sz w:val="24"/>
          <w:szCs w:val="24"/>
          <w14:ligatures w14:val="none"/>
        </w:rPr>
        <w:t xml:space="preserve"> </w:t>
      </w:r>
      <w:r w:rsidR="006D1AD3" w:rsidRPr="006D1AD3">
        <w:rPr>
          <w:rFonts w:ascii="Times New Roman" w:eastAsia="Times New Roman" w:hAnsi="Times New Roman" w:cs="Times New Roman"/>
          <w:color w:val="000000"/>
          <w:kern w:val="0"/>
          <w:sz w:val="24"/>
          <w:szCs w:val="24"/>
          <w14:ligatures w14:val="none"/>
        </w:rPr>
        <w:t xml:space="preserve">= </w:t>
      </w:r>
      <w:r w:rsidR="006D1AD3" w:rsidRPr="006D1AD3">
        <w:rPr>
          <w:rFonts w:ascii="Times New Roman" w:eastAsia="Times New Roman" w:hAnsi="Times New Roman" w:cs="Times New Roman"/>
          <w:i/>
          <w:iCs/>
          <w:color w:val="000000"/>
          <w:kern w:val="0"/>
          <w:sz w:val="24"/>
          <w:szCs w:val="24"/>
          <w14:ligatures w14:val="none"/>
        </w:rPr>
        <w:t>f</w:t>
      </w:r>
      <w:r w:rsidR="006D1AD3" w:rsidRPr="006D1AD3">
        <w:rPr>
          <w:rFonts w:ascii="Times New Roman" w:eastAsia="Times New Roman" w:hAnsi="Times New Roman" w:cs="Times New Roman"/>
          <w:i/>
          <w:iCs/>
          <w:color w:val="000000"/>
          <w:kern w:val="0"/>
          <w:sz w:val="24"/>
          <w:szCs w:val="24"/>
          <w:vertAlign w:val="subscript"/>
          <w14:ligatures w14:val="none"/>
        </w:rPr>
        <w:t xml:space="preserve">rj </w:t>
      </w:r>
    </w:p>
    <w:p w14:paraId="472D761A" w14:textId="77777777" w:rsidR="00CD6626" w:rsidRDefault="00CD6626" w:rsidP="00584D2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k=</w:t>
      </w:r>
      <w:r w:rsidR="006D1AD3" w:rsidRPr="006D1AD3">
        <w:rPr>
          <w:rFonts w:ascii="Times New Roman" w:eastAsia="Times New Roman" w:hAnsi="Times New Roman" w:cs="Times New Roman"/>
          <w:i/>
          <w:iCs/>
          <w:color w:val="000000"/>
          <w:kern w:val="0"/>
          <w:sz w:val="24"/>
          <w:szCs w:val="24"/>
          <w14:ligatures w14:val="none"/>
        </w:rPr>
        <w:t xml:space="preserve">k </w:t>
      </w:r>
      <w:r w:rsidR="006D1AD3" w:rsidRPr="006D1AD3">
        <w:rPr>
          <w:rFonts w:ascii="Times New Roman" w:eastAsia="Times New Roman" w:hAnsi="Times New Roman" w:cs="Times New Roman"/>
          <w:color w:val="000000"/>
          <w:kern w:val="0"/>
          <w:sz w:val="24"/>
          <w:szCs w:val="24"/>
          <w14:ligatures w14:val="none"/>
        </w:rPr>
        <w:t xml:space="preserve">+1 </w:t>
      </w:r>
    </w:p>
    <w:p w14:paraId="69BCCD64" w14:textId="06C82483" w:rsidR="006D1AD3" w:rsidRPr="006D1AD3" w:rsidRDefault="00CD6626" w:rsidP="00584D2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j=</w:t>
      </w:r>
      <w:r w:rsidR="006D1AD3" w:rsidRPr="006D1AD3">
        <w:rPr>
          <w:rFonts w:ascii="Times New Roman" w:eastAsia="Times New Roman" w:hAnsi="Times New Roman" w:cs="Times New Roman"/>
          <w:i/>
          <w:iCs/>
          <w:color w:val="000000"/>
          <w:kern w:val="0"/>
          <w:sz w:val="24"/>
          <w:szCs w:val="24"/>
          <w14:ligatures w14:val="none"/>
        </w:rPr>
        <w:t>j</w:t>
      </w:r>
      <w:r w:rsidR="006D1AD3" w:rsidRPr="006D1AD3">
        <w:rPr>
          <w:rFonts w:ascii="Times New Roman" w:eastAsia="Times New Roman" w:hAnsi="Times New Roman" w:cs="Times New Roman"/>
          <w:color w:val="000000"/>
          <w:kern w:val="0"/>
          <w:sz w:val="24"/>
          <w:szCs w:val="24"/>
          <w14:ligatures w14:val="none"/>
        </w:rPr>
        <w:t>+1</w:t>
      </w:r>
    </w:p>
    <w:p w14:paraId="0B20643A" w14:textId="77777777" w:rsidR="006D1AD3" w:rsidRPr="006D1AD3" w:rsidRDefault="006D1AD3" w:rsidP="00584D2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end while</w:t>
      </w:r>
    </w:p>
    <w:p w14:paraId="6B989132" w14:textId="0489F6E4" w:rsidR="00CD6626" w:rsidRDefault="006D1AD3" w:rsidP="00584D25">
      <w:pPr>
        <w:pStyle w:val="NormalWeb"/>
        <w:shd w:val="clear" w:color="auto" w:fill="FFFFFF"/>
        <w:spacing w:before="0" w:beforeAutospacing="0" w:after="0" w:afterAutospacing="0" w:line="276" w:lineRule="auto"/>
        <w:ind w:firstLine="450"/>
        <w:rPr>
          <w:color w:val="000000"/>
          <w14:ligatures w14:val="none"/>
        </w:rPr>
      </w:pPr>
      <w:r w:rsidRPr="00A577AD">
        <w:rPr>
          <w:i/>
          <w:iCs/>
          <w:color w:val="000000"/>
          <w14:ligatures w14:val="none"/>
        </w:rPr>
        <w:t>r</w:t>
      </w:r>
      <w:r w:rsidR="00584D25">
        <w:rPr>
          <w:i/>
          <w:iCs/>
          <w:color w:val="000000"/>
          <w14:ligatures w14:val="none"/>
        </w:rPr>
        <w:t>=</w:t>
      </w:r>
      <w:r w:rsidRPr="00A577AD">
        <w:rPr>
          <w:i/>
          <w:iCs/>
          <w:color w:val="000000"/>
          <w14:ligatures w14:val="none"/>
        </w:rPr>
        <w:t>r</w:t>
      </w:r>
      <w:r w:rsidRPr="00A577AD">
        <w:rPr>
          <w:color w:val="000000"/>
          <w14:ligatures w14:val="none"/>
        </w:rPr>
        <w:t xml:space="preserve">+1 </w:t>
      </w:r>
    </w:p>
    <w:p w14:paraId="61849962" w14:textId="3618AC59" w:rsidR="006D1AD3" w:rsidRDefault="006D1AD3" w:rsidP="00CD6626">
      <w:pPr>
        <w:pStyle w:val="NormalWeb"/>
        <w:shd w:val="clear" w:color="auto" w:fill="FFFFFF"/>
        <w:spacing w:before="0" w:beforeAutospacing="0" w:after="0" w:afterAutospacing="0" w:line="276" w:lineRule="auto"/>
        <w:rPr>
          <w:color w:val="000000"/>
          <w14:ligatures w14:val="none"/>
        </w:rPr>
      </w:pPr>
      <w:r w:rsidRPr="00A577AD">
        <w:rPr>
          <w:color w:val="000000"/>
          <w14:ligatures w14:val="none"/>
        </w:rPr>
        <w:t>end while</w:t>
      </w:r>
    </w:p>
    <w:p w14:paraId="653CCB6B" w14:textId="77777777" w:rsidR="00584D25" w:rsidRPr="00A577AD" w:rsidRDefault="00584D25" w:rsidP="00CD6626">
      <w:pPr>
        <w:pStyle w:val="NormalWeb"/>
        <w:shd w:val="clear" w:color="auto" w:fill="FFFFFF"/>
        <w:spacing w:before="0" w:beforeAutospacing="0" w:after="0" w:afterAutospacing="0" w:line="276" w:lineRule="auto"/>
        <w:rPr>
          <w:color w:val="000000" w:themeColor="text1"/>
        </w:rPr>
      </w:pPr>
    </w:p>
    <w:bookmarkEnd w:id="17"/>
    <w:p w14:paraId="0AB10D59"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(7) Scrambling</w:t>
      </w:r>
    </w:p>
    <w:p w14:paraId="3DF06B81" w14:textId="77777777" w:rsidR="00B96616" w:rsidRDefault="00B96616"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B96616">
        <w:rPr>
          <w:rFonts w:asciiTheme="majorHAnsi" w:hAnsiTheme="majorHAnsi" w:cstheme="majorHAnsi"/>
          <w:color w:val="000000" w:themeColor="text1"/>
        </w:rPr>
        <w:t xml:space="preserve">- Quá trình xáo trộn là bước đưa tính ngẫu nhiên vào dữ liệu được truyền, đảm bảo phân phối điện năng đồng đều, quản lý nhiễu, bảo mật dữ liệu và ước tính kênh chính xác. Các hoạt động xáo trộn và giải xáo trộn được thực hiện tương ứng ở máy phát và máy thu, sử dụng cùng một trình tự xáo trộn dành riêng cho từng ô. </w:t>
      </w:r>
    </w:p>
    <w:p w14:paraId="5ACD5241" w14:textId="77777777" w:rsidR="002C567F" w:rsidRDefault="00B96616"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B96616">
        <w:rPr>
          <w:rFonts w:asciiTheme="majorHAnsi" w:hAnsiTheme="majorHAnsi" w:cstheme="majorHAnsi"/>
          <w:color w:val="000000" w:themeColor="text1"/>
        </w:rPr>
        <w:t xml:space="preserve">- Việc xáo trộn mang lại tính ngẫu nhiên cho dữ liệu được truyền bằng cách áp dụng chuỗi nhị phân giả ngẫu nhiên - pseudo-random binary sequence (PRBS) cho luồng dữ liệu. </w:t>
      </w:r>
    </w:p>
    <w:p w14:paraId="4559C31C" w14:textId="5B4329EC" w:rsidR="00443F20" w:rsidRPr="00443F20" w:rsidRDefault="002C567F"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2C567F">
        <w:rPr>
          <w:rFonts w:asciiTheme="majorHAnsi" w:hAnsiTheme="majorHAnsi" w:cstheme="majorHAnsi"/>
          <w:color w:val="000000" w:themeColor="text1"/>
        </w:rPr>
        <w:t xml:space="preserve">- </w:t>
      </w:r>
      <w:r w:rsidR="00B96616" w:rsidRPr="00B96616">
        <w:rPr>
          <w:rFonts w:asciiTheme="majorHAnsi" w:hAnsiTheme="majorHAnsi" w:cstheme="majorHAnsi"/>
          <w:color w:val="000000" w:themeColor="text1"/>
        </w:rPr>
        <w:t>Hoạt động này đảm bảo rằng tín hiệu được truyền có sự phân bổ công suất đồng đều trên các tài nguyên thời gian và tần số khác nhau. Việc xáo trộn cũng hỗ trợ giảm thiểu nhiễu giữa các ô, cải thiện tính riêng tư của dữ liệu và cho phép máy thu (UE) thực hiện ước tính kênh chính xác</w:t>
      </w:r>
    </w:p>
    <w:p w14:paraId="1F9ED05B" w14:textId="675B8F11" w:rsidR="00443F20" w:rsidRPr="00443F20" w:rsidRDefault="00443F20" w:rsidP="004605B6">
      <w:pPr>
        <w:numPr>
          <w:ilvl w:val="0"/>
          <w:numId w:val="3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Scrambling Sequence: </w:t>
      </w:r>
      <w:r w:rsidR="002C567F" w:rsidRPr="002C567F">
        <w:rPr>
          <w:rFonts w:asciiTheme="majorHAnsi" w:hAnsiTheme="majorHAnsi" w:cstheme="majorHAnsi"/>
          <w:color w:val="000000" w:themeColor="text1"/>
          <w:sz w:val="24"/>
          <w:szCs w:val="24"/>
        </w:rPr>
        <w:t>Quá trình xáo trộn sử dụng trình tự xáo trộn dành riêng cho ô được tạo dựa trên ID ô và nhận dạng xáo trộn. Nhận dạng xáo trộn có thể là duy nhất cho mỗi người dùng (UE) trong một ô, đảm bảo rằng các chuỗi xáo trộn được sử dụng bởi các UE khác nhau là trực giao với nhau</w:t>
      </w:r>
      <w:r w:rsidRPr="00443F20">
        <w:rPr>
          <w:rFonts w:asciiTheme="majorHAnsi" w:hAnsiTheme="majorHAnsi" w:cstheme="majorHAnsi"/>
          <w:color w:val="000000" w:themeColor="text1"/>
          <w:sz w:val="24"/>
          <w:szCs w:val="24"/>
        </w:rPr>
        <w:t>.</w:t>
      </w:r>
    </w:p>
    <w:p w14:paraId="2AABFBF7" w14:textId="0496B3ED" w:rsidR="00443F20" w:rsidRPr="00443F20" w:rsidRDefault="00443F20" w:rsidP="004605B6">
      <w:pPr>
        <w:numPr>
          <w:ilvl w:val="0"/>
          <w:numId w:val="3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Bitwise XOR: </w:t>
      </w:r>
      <w:r w:rsidR="002C567F" w:rsidRPr="002C567F">
        <w:rPr>
          <w:rFonts w:asciiTheme="majorHAnsi" w:hAnsiTheme="majorHAnsi" w:cstheme="majorHAnsi"/>
          <w:color w:val="000000" w:themeColor="text1"/>
          <w:sz w:val="24"/>
          <w:szCs w:val="24"/>
        </w:rPr>
        <w:t xml:space="preserve">Quá trình xáo trộn bao gồm </w:t>
      </w:r>
      <w:r w:rsidR="00040D23" w:rsidRPr="00040D23">
        <w:rPr>
          <w:rFonts w:asciiTheme="majorHAnsi" w:hAnsiTheme="majorHAnsi" w:cstheme="majorHAnsi"/>
          <w:color w:val="000000" w:themeColor="text1"/>
          <w:sz w:val="24"/>
          <w:szCs w:val="24"/>
        </w:rPr>
        <w:t xml:space="preserve">bitwise exclusive-or (XOR) operation </w:t>
      </w:r>
      <w:r w:rsidR="002C567F" w:rsidRPr="002C567F">
        <w:rPr>
          <w:rFonts w:asciiTheme="majorHAnsi" w:hAnsiTheme="majorHAnsi" w:cstheme="majorHAnsi"/>
          <w:color w:val="000000" w:themeColor="text1"/>
          <w:sz w:val="24"/>
          <w:szCs w:val="24"/>
        </w:rPr>
        <w:t xml:space="preserve">giữa luồng dữ liệu đầu vào (kết quả từ bước nối khối mã) và </w:t>
      </w:r>
      <w:r w:rsidR="00040D23">
        <w:rPr>
          <w:rFonts w:asciiTheme="majorHAnsi" w:hAnsiTheme="majorHAnsi" w:cstheme="majorHAnsi"/>
          <w:color w:val="000000" w:themeColor="text1"/>
          <w:sz w:val="24"/>
          <w:szCs w:val="24"/>
        </w:rPr>
        <w:t>chuỗi</w:t>
      </w:r>
      <w:r w:rsidR="002C567F" w:rsidRPr="002C567F">
        <w:rPr>
          <w:rFonts w:asciiTheme="majorHAnsi" w:hAnsiTheme="majorHAnsi" w:cstheme="majorHAnsi"/>
          <w:color w:val="000000" w:themeColor="text1"/>
          <w:sz w:val="24"/>
          <w:szCs w:val="24"/>
        </w:rPr>
        <w:t xml:space="preserve"> xáo trộn. Đầu ra là một luồng dữ liệu được xáo trộn</w:t>
      </w:r>
      <w:r w:rsidRPr="00443F20">
        <w:rPr>
          <w:rFonts w:asciiTheme="majorHAnsi" w:hAnsiTheme="majorHAnsi" w:cstheme="majorHAnsi"/>
          <w:color w:val="000000" w:themeColor="text1"/>
          <w:sz w:val="24"/>
          <w:szCs w:val="24"/>
        </w:rPr>
        <w:t>.</w:t>
      </w:r>
    </w:p>
    <w:p w14:paraId="22EE0275" w14:textId="0958E6AA" w:rsidR="00443F20" w:rsidRPr="00443F20" w:rsidRDefault="00040D23" w:rsidP="004605B6">
      <w:pPr>
        <w:numPr>
          <w:ilvl w:val="0"/>
          <w:numId w:val="34"/>
        </w:numPr>
        <w:shd w:val="clear" w:color="auto" w:fill="FFFFFF"/>
        <w:spacing w:after="0" w:line="276" w:lineRule="auto"/>
        <w:jc w:val="both"/>
        <w:rPr>
          <w:rFonts w:asciiTheme="majorHAnsi" w:hAnsiTheme="majorHAnsi" w:cstheme="majorHAnsi"/>
          <w:color w:val="000000" w:themeColor="text1"/>
          <w:sz w:val="24"/>
          <w:szCs w:val="24"/>
        </w:rPr>
      </w:pPr>
      <w:r w:rsidRPr="00040D23">
        <w:rPr>
          <w:rFonts w:asciiTheme="majorHAnsi" w:hAnsiTheme="majorHAnsi" w:cstheme="majorHAnsi"/>
          <w:color w:val="000000" w:themeColor="text1"/>
          <w:sz w:val="24"/>
          <w:szCs w:val="24"/>
        </w:rPr>
        <w:t>Tác động đến tốc độ dữ liệu</w:t>
      </w:r>
      <w:r w:rsidR="00443F20" w:rsidRPr="00443F20">
        <w:rPr>
          <w:rFonts w:asciiTheme="majorHAnsi" w:hAnsiTheme="majorHAnsi" w:cstheme="majorHAnsi"/>
          <w:color w:val="000000" w:themeColor="text1"/>
          <w:sz w:val="24"/>
          <w:szCs w:val="24"/>
        </w:rPr>
        <w:t xml:space="preserve">: </w:t>
      </w:r>
      <w:r w:rsidRPr="00040D23">
        <w:rPr>
          <w:rFonts w:asciiTheme="majorHAnsi" w:hAnsiTheme="majorHAnsi" w:cstheme="majorHAnsi"/>
          <w:color w:val="000000" w:themeColor="text1"/>
          <w:sz w:val="24"/>
          <w:szCs w:val="24"/>
        </w:rPr>
        <w:t>Việc xáo trộn không làm thay đổi tốc độ dữ liệu vì nó chỉ sửa đổi luồng dữ liệu bằng cách đưa ra tính ngẫu nhiên. Tốc độ dữ liệu được xác định bởi các bước xử lý kênh khác, chẳng hạn như mã hóa LDPC và rate matching</w:t>
      </w:r>
      <w:r w:rsidR="00443F20" w:rsidRPr="00443F20">
        <w:rPr>
          <w:rFonts w:asciiTheme="majorHAnsi" w:hAnsiTheme="majorHAnsi" w:cstheme="majorHAnsi"/>
          <w:color w:val="000000" w:themeColor="text1"/>
          <w:sz w:val="24"/>
          <w:szCs w:val="24"/>
        </w:rPr>
        <w:t>.</w:t>
      </w:r>
    </w:p>
    <w:p w14:paraId="15D05E45" w14:textId="73CF203A" w:rsidR="00443F20" w:rsidRPr="00443F20" w:rsidRDefault="00443F20" w:rsidP="00A74DBF">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lastRenderedPageBreak/>
        <w:drawing>
          <wp:inline distT="0" distB="0" distL="0" distR="0" wp14:anchorId="732B40C6" wp14:editId="0A792767">
            <wp:extent cx="4702794" cy="2903652"/>
            <wp:effectExtent l="0" t="0" r="0" b="0"/>
            <wp:docPr id="698760225" name="Hình ảnh 3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25" name="Hình ảnh 31" descr="Ảnh có chứa văn bản, biểu đồ, ảnh chụp màn hình, Phông chữ&#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5268" cy="2917528"/>
                    </a:xfrm>
                    <a:prstGeom prst="rect">
                      <a:avLst/>
                    </a:prstGeom>
                    <a:noFill/>
                    <a:ln>
                      <a:noFill/>
                    </a:ln>
                  </pic:spPr>
                </pic:pic>
              </a:graphicData>
            </a:graphic>
          </wp:inline>
        </w:drawing>
      </w:r>
    </w:p>
    <w:p w14:paraId="75BD3F13" w14:textId="7790947C" w:rsidR="00443F20" w:rsidRPr="00443F20" w:rsidRDefault="00A74DBF" w:rsidP="004605B6">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S</w:t>
      </w:r>
      <w:r w:rsidR="00443F20" w:rsidRPr="00443F20">
        <w:rPr>
          <w:rFonts w:asciiTheme="majorHAnsi" w:hAnsiTheme="majorHAnsi" w:cstheme="majorHAnsi"/>
          <w:color w:val="000000" w:themeColor="text1"/>
          <w:sz w:val="24"/>
          <w:szCs w:val="24"/>
        </w:rPr>
        <w:t>crambling identity </w:t>
      </w:r>
      <w:r w:rsidR="00443F20" w:rsidRPr="00443F20">
        <w:rPr>
          <w:rStyle w:val="Emphasis"/>
          <w:rFonts w:asciiTheme="majorHAnsi" w:hAnsiTheme="majorHAnsi" w:cstheme="majorHAnsi"/>
          <w:color w:val="000000" w:themeColor="text1"/>
          <w:sz w:val="24"/>
          <w:szCs w:val="24"/>
        </w:rPr>
        <w:t>n</w:t>
      </w:r>
      <w:r w:rsidR="00443F20" w:rsidRPr="00443F20">
        <w:rPr>
          <w:rStyle w:val="Emphasis"/>
          <w:rFonts w:asciiTheme="majorHAnsi" w:hAnsiTheme="majorHAnsi" w:cstheme="majorHAnsi"/>
          <w:color w:val="000000" w:themeColor="text1"/>
          <w:sz w:val="24"/>
          <w:szCs w:val="24"/>
          <w:vertAlign w:val="subscript"/>
        </w:rPr>
        <w:t>ID</w:t>
      </w:r>
      <w:r w:rsidR="00443F20" w:rsidRPr="00443F20">
        <w:rPr>
          <w:rFonts w:asciiTheme="majorHAnsi" w:hAnsiTheme="majorHAnsi" w:cstheme="majorHAnsi"/>
          <w:color w:val="000000" w:themeColor="text1"/>
          <w:sz w:val="24"/>
          <w:szCs w:val="24"/>
        </w:rPr>
        <w:t> </w:t>
      </w:r>
      <w:r w:rsidRPr="00A74DBF">
        <w:rPr>
          <w:rFonts w:asciiTheme="majorHAnsi" w:hAnsiTheme="majorHAnsi" w:cstheme="majorHAnsi"/>
          <w:color w:val="000000" w:themeColor="text1"/>
          <w:sz w:val="24"/>
          <w:szCs w:val="24"/>
        </w:rPr>
        <w:t>được xác định dựa trên cấu hình</w:t>
      </w:r>
      <w:r w:rsidR="00443F20"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Nếu </w:t>
      </w:r>
      <w:r w:rsidR="00443F20" w:rsidRPr="00A74DBF">
        <w:rPr>
          <w:rFonts w:asciiTheme="majorHAnsi" w:hAnsiTheme="majorHAnsi" w:cstheme="majorHAnsi"/>
          <w:i/>
          <w:iCs/>
          <w:color w:val="000000" w:themeColor="text1"/>
          <w:sz w:val="24"/>
          <w:szCs w:val="24"/>
        </w:rPr>
        <w:t>dataScramblingIdentity</w:t>
      </w:r>
      <w:r w:rsidR="00443F20"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được cấu hình trên</w:t>
      </w:r>
      <w:r w:rsidR="00443F20" w:rsidRPr="00443F20">
        <w:rPr>
          <w:rFonts w:asciiTheme="majorHAnsi" w:hAnsiTheme="majorHAnsi" w:cstheme="majorHAnsi"/>
          <w:color w:val="000000" w:themeColor="text1"/>
          <w:sz w:val="24"/>
          <w:szCs w:val="24"/>
        </w:rPr>
        <w:t xml:space="preserve"> </w:t>
      </w:r>
      <w:r w:rsidR="00443F20" w:rsidRPr="00A74DBF">
        <w:rPr>
          <w:rFonts w:asciiTheme="majorHAnsi" w:hAnsiTheme="majorHAnsi" w:cstheme="majorHAnsi"/>
          <w:i/>
          <w:iCs/>
          <w:color w:val="000000" w:themeColor="text1"/>
          <w:sz w:val="24"/>
          <w:szCs w:val="24"/>
        </w:rPr>
        <w:t>PDSCH-Config</w:t>
      </w:r>
      <w:r w:rsidR="00443F20" w:rsidRPr="00443F20">
        <w:rPr>
          <w:rFonts w:asciiTheme="majorHAnsi" w:hAnsiTheme="majorHAnsi" w:cstheme="majorHAnsi"/>
          <w:color w:val="000000" w:themeColor="text1"/>
          <w:sz w:val="24"/>
          <w:szCs w:val="24"/>
        </w:rPr>
        <w:t>, </w:t>
      </w:r>
      <w:r w:rsidR="00443F20" w:rsidRPr="00443F20">
        <w:rPr>
          <w:rStyle w:val="Emphasis"/>
          <w:rFonts w:asciiTheme="majorHAnsi" w:hAnsiTheme="majorHAnsi" w:cstheme="majorHAnsi"/>
          <w:color w:val="000000" w:themeColor="text1"/>
          <w:sz w:val="24"/>
          <w:szCs w:val="24"/>
        </w:rPr>
        <w:t>n</w:t>
      </w:r>
      <w:r w:rsidR="00443F20" w:rsidRPr="00443F20">
        <w:rPr>
          <w:rStyle w:val="Emphasis"/>
          <w:rFonts w:asciiTheme="majorHAnsi" w:hAnsiTheme="majorHAnsi" w:cstheme="majorHAnsi"/>
          <w:color w:val="000000" w:themeColor="text1"/>
          <w:sz w:val="24"/>
          <w:szCs w:val="24"/>
          <w:vertAlign w:val="subscript"/>
        </w:rPr>
        <w:t>ID</w:t>
      </w:r>
      <w:r w:rsidR="00443F20" w:rsidRPr="00443F20">
        <w:rPr>
          <w:rFonts w:asciiTheme="majorHAnsi" w:hAnsiTheme="majorHAnsi" w:cstheme="majorHAnsi"/>
          <w:color w:val="000000" w:themeColor="text1"/>
          <w:sz w:val="24"/>
          <w:szCs w:val="24"/>
        </w:rPr>
        <w:t> </w:t>
      </w:r>
      <w:r>
        <w:rPr>
          <w:rFonts w:asciiTheme="majorHAnsi" w:hAnsiTheme="majorHAnsi" w:cstheme="majorHAnsi"/>
          <w:color w:val="000000" w:themeColor="text1"/>
          <w:sz w:val="24"/>
          <w:szCs w:val="24"/>
        </w:rPr>
        <w:t xml:space="preserve">nhận giá trị trong khoảng </w:t>
      </w:r>
      <w:r w:rsidR="00443F20" w:rsidRPr="00443F20">
        <w:rPr>
          <w:rFonts w:asciiTheme="majorHAnsi" w:hAnsiTheme="majorHAnsi" w:cstheme="majorHAnsi"/>
          <w:color w:val="000000" w:themeColor="text1"/>
          <w:sz w:val="24"/>
          <w:szCs w:val="24"/>
        </w:rPr>
        <w:t xml:space="preserve">{0,1,...,1023}. </w:t>
      </w:r>
      <w:r>
        <w:rPr>
          <w:rFonts w:asciiTheme="majorHAnsi" w:hAnsiTheme="majorHAnsi" w:cstheme="majorHAnsi"/>
          <w:color w:val="000000" w:themeColor="text1"/>
          <w:sz w:val="24"/>
          <w:szCs w:val="24"/>
        </w:rPr>
        <w:t>Nếu không thì</w:t>
      </w:r>
      <w:r w:rsidR="00443F20" w:rsidRPr="00443F20">
        <w:rPr>
          <w:rFonts w:asciiTheme="majorHAnsi" w:hAnsiTheme="majorHAnsi" w:cstheme="majorHAnsi"/>
          <w:color w:val="000000" w:themeColor="text1"/>
          <w:sz w:val="24"/>
          <w:szCs w:val="24"/>
        </w:rPr>
        <w:t>, </w:t>
      </w:r>
      <w:r w:rsidR="00443F20" w:rsidRPr="00443F20">
        <w:rPr>
          <w:rStyle w:val="Emphasis"/>
          <w:rFonts w:asciiTheme="majorHAnsi" w:hAnsiTheme="majorHAnsi" w:cstheme="majorHAnsi"/>
          <w:color w:val="000000" w:themeColor="text1"/>
          <w:sz w:val="24"/>
          <w:szCs w:val="24"/>
        </w:rPr>
        <w:t>n</w:t>
      </w:r>
      <w:r w:rsidR="00443F20" w:rsidRPr="00443F20">
        <w:rPr>
          <w:rStyle w:val="Emphasis"/>
          <w:rFonts w:asciiTheme="majorHAnsi" w:hAnsiTheme="majorHAnsi" w:cstheme="majorHAnsi"/>
          <w:color w:val="000000" w:themeColor="text1"/>
          <w:sz w:val="24"/>
          <w:szCs w:val="24"/>
          <w:vertAlign w:val="subscript"/>
        </w:rPr>
        <w:t>ID</w:t>
      </w:r>
      <w:r w:rsidR="00443F20" w:rsidRPr="00443F20">
        <w:rPr>
          <w:rFonts w:asciiTheme="majorHAnsi" w:hAnsiTheme="majorHAnsi" w:cstheme="majorHAnsi"/>
          <w:color w:val="000000" w:themeColor="text1"/>
          <w:sz w:val="24"/>
          <w:szCs w:val="24"/>
        </w:rPr>
        <w:t> </w:t>
      </w:r>
      <w:r>
        <w:rPr>
          <w:rFonts w:asciiTheme="majorHAnsi" w:hAnsiTheme="majorHAnsi" w:cstheme="majorHAnsi"/>
          <w:color w:val="000000" w:themeColor="text1"/>
          <w:sz w:val="24"/>
          <w:szCs w:val="24"/>
        </w:rPr>
        <w:t xml:space="preserve">= </w:t>
      </w:r>
      <w:r w:rsidR="00443F20" w:rsidRPr="00443F20">
        <w:rPr>
          <w:rStyle w:val="Emphasis"/>
          <w:rFonts w:asciiTheme="majorHAnsi" w:hAnsiTheme="majorHAnsi" w:cstheme="majorHAnsi"/>
          <w:color w:val="000000" w:themeColor="text1"/>
          <w:sz w:val="24"/>
          <w:szCs w:val="24"/>
        </w:rPr>
        <w:t>N</w:t>
      </w:r>
      <w:r w:rsidR="00443F20" w:rsidRPr="00443F20">
        <w:rPr>
          <w:rStyle w:val="Emphasis"/>
          <w:rFonts w:asciiTheme="majorHAnsi" w:hAnsiTheme="majorHAnsi" w:cstheme="majorHAnsi"/>
          <w:color w:val="000000" w:themeColor="text1"/>
          <w:sz w:val="24"/>
          <w:szCs w:val="24"/>
          <w:vertAlign w:val="subscript"/>
        </w:rPr>
        <w:t>ID</w:t>
      </w:r>
      <w:r w:rsidR="00443F20" w:rsidRPr="00443F20">
        <w:rPr>
          <w:rStyle w:val="Emphasis"/>
          <w:rFonts w:asciiTheme="majorHAnsi" w:hAnsiTheme="majorHAnsi" w:cstheme="majorHAnsi"/>
          <w:color w:val="000000" w:themeColor="text1"/>
          <w:sz w:val="24"/>
          <w:szCs w:val="24"/>
          <w:vertAlign w:val="superscript"/>
        </w:rPr>
        <w:t>cell</w:t>
      </w:r>
      <w:r w:rsidR="00443F20" w:rsidRPr="00443F20">
        <w:rPr>
          <w:rFonts w:asciiTheme="majorHAnsi" w:hAnsiTheme="majorHAnsi" w:cstheme="majorHAnsi"/>
          <w:color w:val="000000" w:themeColor="text1"/>
          <w:sz w:val="24"/>
          <w:szCs w:val="24"/>
        </w:rPr>
        <w:t>.</w:t>
      </w:r>
    </w:p>
    <w:p w14:paraId="7829BD13" w14:textId="43AD0F35" w:rsidR="00443F20" w:rsidRPr="00443F20" w:rsidRDefault="006421B9" w:rsidP="004605B6">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Chuỗi</w:t>
      </w:r>
      <w:r w:rsidRPr="006421B9">
        <w:rPr>
          <w:rFonts w:asciiTheme="majorHAnsi" w:hAnsiTheme="majorHAnsi" w:cstheme="majorHAnsi"/>
          <w:color w:val="000000" w:themeColor="text1"/>
          <w:sz w:val="24"/>
          <w:szCs w:val="24"/>
        </w:rPr>
        <w:t xml:space="preserve"> khởi tạo </w:t>
      </w:r>
      <w:r w:rsidRPr="00443F20">
        <w:rPr>
          <w:rStyle w:val="Emphasis"/>
          <w:rFonts w:asciiTheme="majorHAnsi" w:hAnsiTheme="majorHAnsi" w:cstheme="majorHAnsi"/>
          <w:color w:val="000000" w:themeColor="text1"/>
          <w:sz w:val="24"/>
          <w:szCs w:val="24"/>
        </w:rPr>
        <w:t>c</w:t>
      </w:r>
      <w:r w:rsidRPr="00443F20">
        <w:rPr>
          <w:rStyle w:val="Emphasis"/>
          <w:rFonts w:asciiTheme="majorHAnsi" w:hAnsiTheme="majorHAnsi" w:cstheme="majorHAnsi"/>
          <w:color w:val="000000" w:themeColor="text1"/>
          <w:sz w:val="24"/>
          <w:szCs w:val="24"/>
          <w:vertAlign w:val="subscript"/>
        </w:rPr>
        <w:t>init</w:t>
      </w:r>
      <w:r w:rsidRPr="006421B9">
        <w:rPr>
          <w:rFonts w:asciiTheme="majorHAnsi" w:hAnsiTheme="majorHAnsi" w:cstheme="majorHAnsi"/>
          <w:color w:val="000000" w:themeColor="text1"/>
          <w:sz w:val="24"/>
          <w:szCs w:val="24"/>
        </w:rPr>
        <w:t xml:space="preserve"> được tính bằng công thức</w:t>
      </w:r>
      <w:r w:rsidRPr="006421B9">
        <w:rPr>
          <w:rStyle w:val="Emphasis"/>
          <w:rFonts w:asciiTheme="majorHAnsi" w:hAnsiTheme="majorHAnsi" w:cstheme="majorHAnsi"/>
          <w:i w:val="0"/>
          <w:iCs w:val="0"/>
          <w:color w:val="000000" w:themeColor="text1"/>
          <w:sz w:val="24"/>
          <w:szCs w:val="24"/>
        </w:rPr>
        <w:t xml:space="preserve"> </w:t>
      </w:r>
      <w:r w:rsidR="00443F20" w:rsidRPr="0056198A">
        <w:rPr>
          <w:rStyle w:val="Emphasis"/>
          <w:rFonts w:asciiTheme="majorHAnsi" w:hAnsiTheme="majorHAnsi" w:cstheme="majorHAnsi"/>
          <w:i w:val="0"/>
          <w:iCs w:val="0"/>
          <w:color w:val="000000" w:themeColor="text1"/>
          <w:sz w:val="24"/>
          <w:szCs w:val="24"/>
        </w:rPr>
        <w:t>c</w:t>
      </w:r>
      <w:r w:rsidR="00443F20" w:rsidRPr="0056198A">
        <w:rPr>
          <w:rStyle w:val="Emphasis"/>
          <w:rFonts w:asciiTheme="majorHAnsi" w:hAnsiTheme="majorHAnsi" w:cstheme="majorHAnsi"/>
          <w:i w:val="0"/>
          <w:iCs w:val="0"/>
          <w:color w:val="000000" w:themeColor="text1"/>
          <w:sz w:val="24"/>
          <w:szCs w:val="24"/>
          <w:vertAlign w:val="subscript"/>
        </w:rPr>
        <w:t>init</w:t>
      </w:r>
      <w:r w:rsidR="00443F20" w:rsidRPr="0056198A">
        <w:rPr>
          <w:rStyle w:val="Emphasis"/>
          <w:rFonts w:asciiTheme="majorHAnsi" w:hAnsiTheme="majorHAnsi" w:cstheme="majorHAnsi"/>
          <w:i w:val="0"/>
          <w:iCs w:val="0"/>
          <w:color w:val="000000" w:themeColor="text1"/>
          <w:sz w:val="24"/>
          <w:szCs w:val="24"/>
        </w:rPr>
        <w:t> = n</w:t>
      </w:r>
      <w:r w:rsidR="00443F20" w:rsidRPr="0056198A">
        <w:rPr>
          <w:rStyle w:val="Emphasis"/>
          <w:rFonts w:asciiTheme="majorHAnsi" w:hAnsiTheme="majorHAnsi" w:cstheme="majorHAnsi"/>
          <w:i w:val="0"/>
          <w:iCs w:val="0"/>
          <w:color w:val="000000" w:themeColor="text1"/>
          <w:sz w:val="24"/>
          <w:szCs w:val="24"/>
          <w:vertAlign w:val="subscript"/>
        </w:rPr>
        <w:t>RNTI</w:t>
      </w:r>
      <w:r w:rsidR="00443F20" w:rsidRPr="0056198A">
        <w:rPr>
          <w:rStyle w:val="Emphasis"/>
          <w:rFonts w:asciiTheme="majorHAnsi" w:hAnsiTheme="majorHAnsi" w:cstheme="majorHAnsi"/>
          <w:i w:val="0"/>
          <w:iCs w:val="0"/>
          <w:color w:val="000000" w:themeColor="text1"/>
          <w:sz w:val="24"/>
          <w:szCs w:val="24"/>
        </w:rPr>
        <w:t> * 2</w:t>
      </w:r>
      <w:r w:rsidR="00443F20" w:rsidRPr="0056198A">
        <w:rPr>
          <w:rStyle w:val="Emphasis"/>
          <w:rFonts w:asciiTheme="majorHAnsi" w:hAnsiTheme="majorHAnsi" w:cstheme="majorHAnsi"/>
          <w:i w:val="0"/>
          <w:iCs w:val="0"/>
          <w:color w:val="000000" w:themeColor="text1"/>
          <w:sz w:val="24"/>
          <w:szCs w:val="24"/>
          <w:vertAlign w:val="superscript"/>
        </w:rPr>
        <w:t>15</w:t>
      </w:r>
      <w:r w:rsidR="00443F20" w:rsidRPr="0056198A">
        <w:rPr>
          <w:rStyle w:val="Emphasis"/>
          <w:rFonts w:asciiTheme="majorHAnsi" w:hAnsiTheme="majorHAnsi" w:cstheme="majorHAnsi"/>
          <w:i w:val="0"/>
          <w:iCs w:val="0"/>
          <w:color w:val="000000" w:themeColor="text1"/>
          <w:sz w:val="24"/>
          <w:szCs w:val="24"/>
        </w:rPr>
        <w:t> + q * 2</w:t>
      </w:r>
      <w:r w:rsidR="00443F20" w:rsidRPr="0056198A">
        <w:rPr>
          <w:rStyle w:val="Emphasis"/>
          <w:rFonts w:asciiTheme="majorHAnsi" w:hAnsiTheme="majorHAnsi" w:cstheme="majorHAnsi"/>
          <w:i w:val="0"/>
          <w:iCs w:val="0"/>
          <w:color w:val="000000" w:themeColor="text1"/>
          <w:sz w:val="24"/>
          <w:szCs w:val="24"/>
          <w:vertAlign w:val="superscript"/>
        </w:rPr>
        <w:t>14</w:t>
      </w:r>
      <w:r w:rsidR="00443F20" w:rsidRPr="0056198A">
        <w:rPr>
          <w:rStyle w:val="Emphasis"/>
          <w:rFonts w:asciiTheme="majorHAnsi" w:hAnsiTheme="majorHAnsi" w:cstheme="majorHAnsi"/>
          <w:i w:val="0"/>
          <w:iCs w:val="0"/>
          <w:color w:val="000000" w:themeColor="text1"/>
          <w:sz w:val="24"/>
          <w:szCs w:val="24"/>
        </w:rPr>
        <w:t> + n</w:t>
      </w:r>
      <w:r w:rsidR="00443F20" w:rsidRPr="0056198A">
        <w:rPr>
          <w:rStyle w:val="Emphasis"/>
          <w:rFonts w:asciiTheme="majorHAnsi" w:hAnsiTheme="majorHAnsi" w:cstheme="majorHAnsi"/>
          <w:i w:val="0"/>
          <w:iCs w:val="0"/>
          <w:color w:val="000000" w:themeColor="text1"/>
          <w:sz w:val="24"/>
          <w:szCs w:val="24"/>
          <w:vertAlign w:val="subscript"/>
        </w:rPr>
        <w:t>ID</w:t>
      </w:r>
      <w:r w:rsidR="00443F20"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với </w:t>
      </w:r>
      <w:r w:rsidR="00443F20" w:rsidRPr="00443F20">
        <w:rPr>
          <w:rFonts w:asciiTheme="majorHAnsi" w:hAnsiTheme="majorHAnsi" w:cstheme="majorHAnsi"/>
          <w:color w:val="000000" w:themeColor="text1"/>
          <w:sz w:val="24"/>
          <w:szCs w:val="24"/>
        </w:rPr>
        <w:t xml:space="preserve">q </w:t>
      </w:r>
      <w:r>
        <w:rPr>
          <w:rFonts w:asciiTheme="majorHAnsi" w:hAnsiTheme="majorHAnsi" w:cstheme="majorHAnsi"/>
          <w:color w:val="000000" w:themeColor="text1"/>
          <w:sz w:val="24"/>
          <w:szCs w:val="24"/>
        </w:rPr>
        <w:t>là 1</w:t>
      </w:r>
      <w:r w:rsidR="00443F20" w:rsidRPr="00443F20">
        <w:rPr>
          <w:rFonts w:asciiTheme="majorHAnsi" w:hAnsiTheme="majorHAnsi" w:cstheme="majorHAnsi"/>
          <w:color w:val="000000" w:themeColor="text1"/>
          <w:sz w:val="24"/>
          <w:szCs w:val="24"/>
        </w:rPr>
        <w:t xml:space="preserve"> quarter index.</w:t>
      </w:r>
    </w:p>
    <w:p w14:paraId="744787CC" w14:textId="5DB68CFC" w:rsidR="00443F20" w:rsidRPr="00443F20" w:rsidRDefault="006421B9" w:rsidP="004605B6">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Hai chuỗi </w:t>
      </w:r>
      <w:r w:rsidR="00443F20" w:rsidRPr="00443F20">
        <w:rPr>
          <w:rStyle w:val="Emphasis"/>
          <w:rFonts w:asciiTheme="majorHAnsi" w:hAnsiTheme="majorHAnsi" w:cstheme="majorHAnsi"/>
          <w:color w:val="000000" w:themeColor="text1"/>
          <w:sz w:val="24"/>
          <w:szCs w:val="24"/>
        </w:rPr>
        <w:t>x</w:t>
      </w:r>
      <w:r w:rsidR="00443F20" w:rsidRPr="00443F20">
        <w:rPr>
          <w:rStyle w:val="Emphasis"/>
          <w:rFonts w:asciiTheme="majorHAnsi" w:hAnsiTheme="majorHAnsi" w:cstheme="majorHAnsi"/>
          <w:color w:val="000000" w:themeColor="text1"/>
          <w:sz w:val="24"/>
          <w:szCs w:val="24"/>
          <w:vertAlign w:val="subscript"/>
        </w:rPr>
        <w:t>1</w:t>
      </w:r>
      <w:r w:rsidR="00443F20" w:rsidRPr="00443F20">
        <w:rPr>
          <w:rStyle w:val="Emphasis"/>
          <w:rFonts w:asciiTheme="majorHAnsi" w:hAnsiTheme="majorHAnsi" w:cstheme="majorHAnsi"/>
          <w:color w:val="000000" w:themeColor="text1"/>
          <w:sz w:val="24"/>
          <w:szCs w:val="24"/>
        </w:rPr>
        <w:t>(n)</w:t>
      </w:r>
      <w:r w:rsidR="00443F20" w:rsidRPr="00443F20">
        <w:rPr>
          <w:rFonts w:asciiTheme="majorHAnsi" w:hAnsiTheme="majorHAnsi" w:cstheme="majorHAnsi"/>
          <w:color w:val="000000" w:themeColor="text1"/>
          <w:sz w:val="24"/>
          <w:szCs w:val="24"/>
        </w:rPr>
        <w:t> </w:t>
      </w:r>
      <w:r>
        <w:rPr>
          <w:rFonts w:asciiTheme="majorHAnsi" w:hAnsiTheme="majorHAnsi" w:cstheme="majorHAnsi"/>
          <w:color w:val="000000" w:themeColor="text1"/>
          <w:sz w:val="24"/>
          <w:szCs w:val="24"/>
        </w:rPr>
        <w:t xml:space="preserve">và </w:t>
      </w:r>
      <w:r w:rsidR="00443F20" w:rsidRPr="00443F20">
        <w:rPr>
          <w:rStyle w:val="Emphasis"/>
          <w:rFonts w:asciiTheme="majorHAnsi" w:hAnsiTheme="majorHAnsi" w:cstheme="majorHAnsi"/>
          <w:color w:val="000000" w:themeColor="text1"/>
          <w:sz w:val="24"/>
          <w:szCs w:val="24"/>
        </w:rPr>
        <w:t>x</w:t>
      </w:r>
      <w:r w:rsidR="00443F20" w:rsidRPr="00443F20">
        <w:rPr>
          <w:rStyle w:val="Emphasis"/>
          <w:rFonts w:asciiTheme="majorHAnsi" w:hAnsiTheme="majorHAnsi" w:cstheme="majorHAnsi"/>
          <w:color w:val="000000" w:themeColor="text1"/>
          <w:sz w:val="24"/>
          <w:szCs w:val="24"/>
          <w:vertAlign w:val="subscript"/>
        </w:rPr>
        <w:t>2</w:t>
      </w:r>
      <w:r w:rsidR="00443F20" w:rsidRPr="00443F20">
        <w:rPr>
          <w:rStyle w:val="Emphasis"/>
          <w:rFonts w:asciiTheme="majorHAnsi" w:hAnsiTheme="majorHAnsi" w:cstheme="majorHAnsi"/>
          <w:color w:val="000000" w:themeColor="text1"/>
          <w:sz w:val="24"/>
          <w:szCs w:val="24"/>
        </w:rPr>
        <w:t>(n)</w:t>
      </w:r>
      <w:r w:rsidR="00443F20" w:rsidRPr="00443F20">
        <w:rPr>
          <w:rFonts w:asciiTheme="majorHAnsi" w:hAnsiTheme="majorHAnsi" w:cstheme="majorHAnsi"/>
          <w:color w:val="000000" w:themeColor="text1"/>
          <w:sz w:val="24"/>
          <w:szCs w:val="24"/>
        </w:rPr>
        <w:t> </w:t>
      </w:r>
      <w:r w:rsidR="009E62C7" w:rsidRPr="009E62C7">
        <w:rPr>
          <w:rFonts w:asciiTheme="majorHAnsi" w:hAnsiTheme="majorHAnsi" w:cstheme="majorHAnsi"/>
          <w:color w:val="000000" w:themeColor="text1"/>
          <w:sz w:val="24"/>
          <w:szCs w:val="24"/>
        </w:rPr>
        <w:t>được tạo ra, với mỗi bit trong chuỗi được cập nhật bằng cách sử dụng các đa thức đã cho và số học modulo 2</w:t>
      </w:r>
      <w:r w:rsidR="00443F20" w:rsidRPr="00443F20">
        <w:rPr>
          <w:rFonts w:asciiTheme="majorHAnsi" w:hAnsiTheme="majorHAnsi" w:cstheme="majorHAnsi"/>
          <w:color w:val="000000" w:themeColor="text1"/>
          <w:sz w:val="24"/>
          <w:szCs w:val="24"/>
        </w:rPr>
        <w:t>.</w:t>
      </w:r>
    </w:p>
    <w:p w14:paraId="77318DB9" w14:textId="5DF06F2E" w:rsidR="00443F20" w:rsidRPr="00443F20" w:rsidRDefault="009E62C7" w:rsidP="004605B6">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Chuỗi xáo trộn </w:t>
      </w:r>
      <w:r w:rsidR="00443F20" w:rsidRPr="00726C7E">
        <w:rPr>
          <w:rStyle w:val="Emphasis"/>
          <w:rFonts w:asciiTheme="majorHAnsi" w:hAnsiTheme="majorHAnsi" w:cstheme="majorHAnsi"/>
          <w:i w:val="0"/>
          <w:iCs w:val="0"/>
          <w:color w:val="000000" w:themeColor="text1"/>
          <w:sz w:val="24"/>
          <w:szCs w:val="24"/>
        </w:rPr>
        <w:t>c(n)</w:t>
      </w:r>
      <w:r w:rsidR="00443F20" w:rsidRPr="00726C7E">
        <w:rPr>
          <w:rFonts w:asciiTheme="majorHAnsi" w:hAnsiTheme="majorHAnsi" w:cstheme="majorHAnsi"/>
          <w:i/>
          <w:iCs/>
          <w:color w:val="000000" w:themeColor="text1"/>
          <w:sz w:val="24"/>
          <w:szCs w:val="24"/>
        </w:rPr>
        <w:t> </w:t>
      </w:r>
      <w:r w:rsidR="0056198A" w:rsidRPr="00726C7E">
        <w:rPr>
          <w:rFonts w:asciiTheme="majorHAnsi" w:hAnsiTheme="majorHAnsi" w:cstheme="majorHAnsi"/>
          <w:i/>
          <w:iCs/>
          <w:color w:val="000000" w:themeColor="text1"/>
          <w:sz w:val="24"/>
          <w:szCs w:val="24"/>
        </w:rPr>
        <w:t xml:space="preserve">= </w:t>
      </w:r>
      <w:r w:rsidR="00726C7E" w:rsidRPr="00726C7E">
        <w:rPr>
          <w:rFonts w:asciiTheme="majorHAnsi" w:hAnsiTheme="majorHAnsi" w:cstheme="majorHAnsi"/>
          <w:i/>
          <w:iCs/>
          <w:color w:val="000000" w:themeColor="text1"/>
          <w:sz w:val="24"/>
          <w:szCs w:val="24"/>
        </w:rPr>
        <w:t>(</w:t>
      </w:r>
      <w:r w:rsidR="00443F20" w:rsidRPr="00726C7E">
        <w:rPr>
          <w:rStyle w:val="Emphasis"/>
          <w:rFonts w:asciiTheme="majorHAnsi" w:hAnsiTheme="majorHAnsi" w:cstheme="majorHAnsi"/>
          <w:i w:val="0"/>
          <w:iCs w:val="0"/>
          <w:color w:val="000000" w:themeColor="text1"/>
          <w:sz w:val="24"/>
          <w:szCs w:val="24"/>
        </w:rPr>
        <w:t>x</w:t>
      </w:r>
      <w:r w:rsidR="00443F20" w:rsidRPr="00726C7E">
        <w:rPr>
          <w:rStyle w:val="Emphasis"/>
          <w:rFonts w:asciiTheme="majorHAnsi" w:hAnsiTheme="majorHAnsi" w:cstheme="majorHAnsi"/>
          <w:i w:val="0"/>
          <w:iCs w:val="0"/>
          <w:color w:val="000000" w:themeColor="text1"/>
          <w:sz w:val="24"/>
          <w:szCs w:val="24"/>
          <w:vertAlign w:val="subscript"/>
        </w:rPr>
        <w:t>1</w:t>
      </w:r>
      <w:r w:rsidR="00443F20" w:rsidRPr="00726C7E">
        <w:rPr>
          <w:rStyle w:val="Emphasis"/>
          <w:rFonts w:asciiTheme="majorHAnsi" w:hAnsiTheme="majorHAnsi" w:cstheme="majorHAnsi"/>
          <w:i w:val="0"/>
          <w:iCs w:val="0"/>
          <w:color w:val="000000" w:themeColor="text1"/>
          <w:sz w:val="24"/>
          <w:szCs w:val="24"/>
        </w:rPr>
        <w:t>(n + N</w:t>
      </w:r>
      <w:r w:rsidR="00443F20" w:rsidRPr="00726C7E">
        <w:rPr>
          <w:rStyle w:val="Emphasis"/>
          <w:rFonts w:asciiTheme="majorHAnsi" w:hAnsiTheme="majorHAnsi" w:cstheme="majorHAnsi"/>
          <w:i w:val="0"/>
          <w:iCs w:val="0"/>
          <w:color w:val="000000" w:themeColor="text1"/>
          <w:sz w:val="24"/>
          <w:szCs w:val="24"/>
          <w:vertAlign w:val="subscript"/>
        </w:rPr>
        <w:t>c</w:t>
      </w:r>
      <w:r w:rsidR="00443F20" w:rsidRPr="00726C7E">
        <w:rPr>
          <w:rStyle w:val="Emphasis"/>
          <w:rFonts w:asciiTheme="majorHAnsi" w:hAnsiTheme="majorHAnsi" w:cstheme="majorHAnsi"/>
          <w:i w:val="0"/>
          <w:iCs w:val="0"/>
          <w:color w:val="000000" w:themeColor="text1"/>
          <w:sz w:val="24"/>
          <w:szCs w:val="24"/>
        </w:rPr>
        <w:t>)</w:t>
      </w:r>
      <w:r w:rsidR="00443F20" w:rsidRPr="00726C7E">
        <w:rPr>
          <w:rFonts w:asciiTheme="majorHAnsi" w:hAnsiTheme="majorHAnsi" w:cstheme="majorHAnsi"/>
          <w:i/>
          <w:iCs/>
          <w:color w:val="000000" w:themeColor="text1"/>
          <w:sz w:val="24"/>
          <w:szCs w:val="24"/>
        </w:rPr>
        <w:t> </w:t>
      </w:r>
      <w:r w:rsidRPr="00726C7E">
        <w:rPr>
          <w:rFonts w:asciiTheme="majorHAnsi" w:hAnsiTheme="majorHAnsi" w:cstheme="majorHAnsi"/>
          <w:i/>
          <w:iCs/>
          <w:color w:val="000000" w:themeColor="text1"/>
          <w:sz w:val="24"/>
          <w:szCs w:val="24"/>
        </w:rPr>
        <w:t xml:space="preserve">và </w:t>
      </w:r>
      <w:r w:rsidR="00443F20" w:rsidRPr="00726C7E">
        <w:rPr>
          <w:rStyle w:val="Emphasis"/>
          <w:rFonts w:asciiTheme="majorHAnsi" w:hAnsiTheme="majorHAnsi" w:cstheme="majorHAnsi"/>
          <w:i w:val="0"/>
          <w:iCs w:val="0"/>
          <w:color w:val="000000" w:themeColor="text1"/>
          <w:sz w:val="24"/>
          <w:szCs w:val="24"/>
        </w:rPr>
        <w:t>x</w:t>
      </w:r>
      <w:r w:rsidR="00443F20" w:rsidRPr="00726C7E">
        <w:rPr>
          <w:rStyle w:val="Emphasis"/>
          <w:rFonts w:asciiTheme="majorHAnsi" w:hAnsiTheme="majorHAnsi" w:cstheme="majorHAnsi"/>
          <w:i w:val="0"/>
          <w:iCs w:val="0"/>
          <w:color w:val="000000" w:themeColor="text1"/>
          <w:sz w:val="24"/>
          <w:szCs w:val="24"/>
          <w:vertAlign w:val="subscript"/>
        </w:rPr>
        <w:t>2</w:t>
      </w:r>
      <w:r w:rsidR="00443F20" w:rsidRPr="00726C7E">
        <w:rPr>
          <w:rStyle w:val="Emphasis"/>
          <w:rFonts w:asciiTheme="majorHAnsi" w:hAnsiTheme="majorHAnsi" w:cstheme="majorHAnsi"/>
          <w:i w:val="0"/>
          <w:iCs w:val="0"/>
          <w:color w:val="000000" w:themeColor="text1"/>
          <w:sz w:val="24"/>
          <w:szCs w:val="24"/>
        </w:rPr>
        <w:t>(n + N</w:t>
      </w:r>
      <w:r w:rsidR="00443F20" w:rsidRPr="00726C7E">
        <w:rPr>
          <w:rStyle w:val="Emphasis"/>
          <w:rFonts w:asciiTheme="majorHAnsi" w:hAnsiTheme="majorHAnsi" w:cstheme="majorHAnsi"/>
          <w:i w:val="0"/>
          <w:iCs w:val="0"/>
          <w:color w:val="000000" w:themeColor="text1"/>
          <w:sz w:val="24"/>
          <w:szCs w:val="24"/>
          <w:vertAlign w:val="subscript"/>
        </w:rPr>
        <w:t>c</w:t>
      </w:r>
      <w:r w:rsidR="00443F20" w:rsidRPr="00726C7E">
        <w:rPr>
          <w:rStyle w:val="Emphasis"/>
          <w:rFonts w:asciiTheme="majorHAnsi" w:hAnsiTheme="majorHAnsi" w:cstheme="majorHAnsi"/>
          <w:i w:val="0"/>
          <w:iCs w:val="0"/>
          <w:color w:val="000000" w:themeColor="text1"/>
          <w:sz w:val="24"/>
          <w:szCs w:val="24"/>
        </w:rPr>
        <w:t>)</w:t>
      </w:r>
      <w:r w:rsidR="0056198A" w:rsidRPr="00726C7E">
        <w:rPr>
          <w:rStyle w:val="Emphasis"/>
          <w:rFonts w:asciiTheme="majorHAnsi" w:hAnsiTheme="majorHAnsi" w:cstheme="majorHAnsi"/>
          <w:i w:val="0"/>
          <w:iCs w:val="0"/>
          <w:color w:val="000000" w:themeColor="text1"/>
          <w:sz w:val="24"/>
          <w:szCs w:val="24"/>
        </w:rPr>
        <w:t>)</w:t>
      </w:r>
      <w:r w:rsidR="00443F20" w:rsidRPr="00726C7E">
        <w:rPr>
          <w:rFonts w:asciiTheme="majorHAnsi" w:hAnsiTheme="majorHAnsi" w:cstheme="majorHAnsi"/>
          <w:i/>
          <w:iCs/>
          <w:color w:val="000000" w:themeColor="text1"/>
          <w:sz w:val="24"/>
          <w:szCs w:val="24"/>
        </w:rPr>
        <w:t> </w:t>
      </w:r>
      <w:r w:rsidR="0056198A" w:rsidRPr="00726C7E">
        <w:rPr>
          <w:rFonts w:asciiTheme="majorHAnsi" w:hAnsiTheme="majorHAnsi" w:cstheme="majorHAnsi"/>
          <w:color w:val="000000" w:themeColor="text1"/>
          <w:sz w:val="24"/>
          <w:szCs w:val="24"/>
        </w:rPr>
        <w:t>mod2</w:t>
      </w:r>
      <w:r w:rsidR="00443F20" w:rsidRPr="00726C7E">
        <w:rPr>
          <w:rFonts w:asciiTheme="majorHAnsi" w:hAnsiTheme="majorHAnsi" w:cstheme="majorHAnsi"/>
          <w:color w:val="000000" w:themeColor="text1"/>
          <w:sz w:val="24"/>
          <w:szCs w:val="24"/>
        </w:rPr>
        <w:t>.</w:t>
      </w:r>
    </w:p>
    <w:p w14:paraId="38B9895A" w14:textId="77777777" w:rsidR="00726C7E" w:rsidRDefault="009E62C7" w:rsidP="00726C7E">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Cuối cùng, mỗi bit </w:t>
      </w:r>
      <w:r w:rsidR="00443F20" w:rsidRPr="00726C7E">
        <w:rPr>
          <w:rStyle w:val="Emphasis"/>
          <w:rFonts w:asciiTheme="majorHAnsi" w:hAnsiTheme="majorHAnsi" w:cstheme="majorHAnsi"/>
          <w:i w:val="0"/>
          <w:iCs w:val="0"/>
          <w:color w:val="000000" w:themeColor="text1"/>
          <w:sz w:val="24"/>
          <w:szCs w:val="24"/>
        </w:rPr>
        <w:t>b(i)</w:t>
      </w:r>
      <w:r w:rsidR="00443F20" w:rsidRPr="00443F20">
        <w:rPr>
          <w:rFonts w:asciiTheme="majorHAnsi" w:hAnsiTheme="majorHAnsi" w:cstheme="majorHAnsi"/>
          <w:color w:val="000000" w:themeColor="text1"/>
          <w:sz w:val="24"/>
          <w:szCs w:val="24"/>
        </w:rPr>
        <w:t> </w:t>
      </w:r>
      <w:r w:rsidR="00061DAE" w:rsidRPr="00061DAE">
        <w:rPr>
          <w:rFonts w:asciiTheme="majorHAnsi" w:hAnsiTheme="majorHAnsi" w:cstheme="majorHAnsi"/>
          <w:color w:val="000000" w:themeColor="text1"/>
          <w:sz w:val="24"/>
          <w:szCs w:val="24"/>
        </w:rPr>
        <w:t>của chuỗi dữ liệu được xáo trộn với bit tương ứng</w:t>
      </w:r>
      <w:r w:rsidR="00061DAE" w:rsidRPr="00061DAE">
        <w:rPr>
          <w:rStyle w:val="Emphasis"/>
          <w:rFonts w:asciiTheme="majorHAnsi" w:hAnsiTheme="majorHAnsi" w:cstheme="majorHAnsi"/>
          <w:i w:val="0"/>
          <w:iCs w:val="0"/>
          <w:color w:val="000000" w:themeColor="text1"/>
          <w:sz w:val="24"/>
          <w:szCs w:val="24"/>
        </w:rPr>
        <w:t xml:space="preserve"> </w:t>
      </w:r>
      <w:r w:rsidR="00443F20" w:rsidRPr="00443F20">
        <w:rPr>
          <w:rStyle w:val="Emphasis"/>
          <w:rFonts w:asciiTheme="majorHAnsi" w:hAnsiTheme="majorHAnsi" w:cstheme="majorHAnsi"/>
          <w:color w:val="000000" w:themeColor="text1"/>
          <w:sz w:val="24"/>
          <w:szCs w:val="24"/>
        </w:rPr>
        <w:t>c(i)</w:t>
      </w:r>
      <w:r w:rsidR="00443F20" w:rsidRPr="00443F20">
        <w:rPr>
          <w:rFonts w:asciiTheme="majorHAnsi" w:hAnsiTheme="majorHAnsi" w:cstheme="majorHAnsi"/>
          <w:color w:val="000000" w:themeColor="text1"/>
          <w:sz w:val="24"/>
          <w:szCs w:val="24"/>
        </w:rPr>
        <w:t> </w:t>
      </w:r>
      <w:r w:rsidR="00061DAE" w:rsidRPr="00061DAE">
        <w:rPr>
          <w:rFonts w:asciiTheme="majorHAnsi" w:hAnsiTheme="majorHAnsi" w:cstheme="majorHAnsi"/>
          <w:color w:val="000000" w:themeColor="text1"/>
          <w:sz w:val="24"/>
          <w:szCs w:val="24"/>
        </w:rPr>
        <w:t>từ chuỗi xáo trộn để tạo ra bit được mã hóa</w:t>
      </w:r>
      <w:r w:rsidR="00061DAE" w:rsidRPr="00061DAE">
        <w:rPr>
          <w:rStyle w:val="Emphasis"/>
          <w:rFonts w:asciiTheme="majorHAnsi" w:hAnsiTheme="majorHAnsi" w:cstheme="majorHAnsi"/>
          <w:i w:val="0"/>
          <w:iCs w:val="0"/>
          <w:color w:val="000000" w:themeColor="text1"/>
          <w:sz w:val="24"/>
          <w:szCs w:val="24"/>
        </w:rPr>
        <w:t xml:space="preserve"> </w:t>
      </w:r>
      <m:oMath>
        <m:acc>
          <m:accPr>
            <m:chr m:val="̃"/>
            <m:ctrlPr>
              <w:rPr>
                <w:rStyle w:val="Emphasis"/>
                <w:rFonts w:ascii="Cambria Math" w:hAnsi="Cambria Math" w:cstheme="majorHAnsi"/>
                <w:i w:val="0"/>
                <w:iCs w:val="0"/>
                <w:color w:val="000000" w:themeColor="text1"/>
                <w:sz w:val="24"/>
                <w:szCs w:val="24"/>
              </w:rPr>
            </m:ctrlPr>
          </m:accPr>
          <m:e>
            <m:r>
              <m:rPr>
                <m:sty m:val="p"/>
              </m:rPr>
              <w:rPr>
                <w:rStyle w:val="Emphasis"/>
                <w:rFonts w:ascii="Cambria Math" w:hAnsi="Cambria Math" w:cstheme="majorHAnsi"/>
                <w:color w:val="000000" w:themeColor="text1"/>
                <w:sz w:val="24"/>
                <w:szCs w:val="24"/>
              </w:rPr>
              <m:t>b</m:t>
            </m:r>
          </m:e>
        </m:acc>
      </m:oMath>
      <w:r w:rsidR="00443F20" w:rsidRPr="00443F20">
        <w:rPr>
          <w:rStyle w:val="Emphasis"/>
          <w:rFonts w:asciiTheme="majorHAnsi" w:hAnsiTheme="majorHAnsi" w:cstheme="majorHAnsi"/>
          <w:color w:val="000000" w:themeColor="text1"/>
          <w:sz w:val="24"/>
          <w:szCs w:val="24"/>
        </w:rPr>
        <w:t>(i)</w:t>
      </w:r>
      <w:r w:rsidR="00443F20" w:rsidRPr="00443F20">
        <w:rPr>
          <w:rFonts w:asciiTheme="majorHAnsi" w:hAnsiTheme="majorHAnsi" w:cstheme="majorHAnsi"/>
          <w:color w:val="000000" w:themeColor="text1"/>
          <w:sz w:val="24"/>
          <w:szCs w:val="24"/>
        </w:rPr>
        <w:t>.</w:t>
      </w:r>
    </w:p>
    <w:p w14:paraId="40A4F3DC" w14:textId="0987C5BD" w:rsidR="008510DC" w:rsidRPr="00726C7E" w:rsidRDefault="008510DC" w:rsidP="00726C7E">
      <w:pPr>
        <w:numPr>
          <w:ilvl w:val="1"/>
          <w:numId w:val="35"/>
        </w:numPr>
        <w:shd w:val="clear" w:color="auto" w:fill="FFFFFF"/>
        <w:spacing w:after="0" w:line="276" w:lineRule="auto"/>
        <w:jc w:val="both"/>
        <w:rPr>
          <w:rFonts w:asciiTheme="majorHAnsi" w:hAnsiTheme="majorHAnsi" w:cstheme="majorHAnsi"/>
          <w:color w:val="000000" w:themeColor="text1"/>
          <w:sz w:val="24"/>
          <w:szCs w:val="24"/>
        </w:rPr>
      </w:pPr>
      <w:r w:rsidRPr="00726C7E">
        <w:rPr>
          <w:rFonts w:asciiTheme="majorHAnsi" w:hAnsiTheme="majorHAnsi" w:cstheme="majorHAnsi"/>
          <w:color w:val="000000" w:themeColor="text1"/>
          <w:sz w:val="24"/>
          <w:szCs w:val="24"/>
        </w:rPr>
        <w:t xml:space="preserve">Có thể truyền tối đa hai từ mã q </w:t>
      </w:r>
      <w:r w:rsidRPr="00726C7E">
        <w:rPr>
          <w:rFonts w:ascii="Cambria Math" w:hAnsi="Cambria Math" w:cs="Cambria Math"/>
          <w:color w:val="000000" w:themeColor="text1"/>
          <w:sz w:val="24"/>
          <w:szCs w:val="24"/>
        </w:rPr>
        <w:t>∈</w:t>
      </w:r>
      <w:r w:rsidRPr="00726C7E">
        <w:rPr>
          <w:rFonts w:asciiTheme="majorHAnsi" w:hAnsiTheme="majorHAnsi" w:cstheme="majorHAnsi"/>
          <w:color w:val="000000" w:themeColor="text1"/>
          <w:sz w:val="24"/>
          <w:szCs w:val="24"/>
        </w:rPr>
        <w:t>{1,0}. Trong tr</w:t>
      </w:r>
      <w:r w:rsidRPr="00726C7E">
        <w:rPr>
          <w:rFonts w:ascii="Times New Roman" w:hAnsi="Times New Roman" w:cs="Times New Roman"/>
          <w:color w:val="000000" w:themeColor="text1"/>
          <w:sz w:val="24"/>
          <w:szCs w:val="24"/>
        </w:rPr>
        <w:t>ư</w:t>
      </w:r>
      <w:r w:rsidRPr="00726C7E">
        <w:rPr>
          <w:rFonts w:asciiTheme="majorHAnsi" w:hAnsiTheme="majorHAnsi" w:cstheme="majorHAnsi"/>
          <w:color w:val="000000" w:themeColor="text1"/>
          <w:sz w:val="24"/>
          <w:szCs w:val="24"/>
        </w:rPr>
        <w:t xml:space="preserve">ờng hợp truyền từ mã đơn, q = 0. </w:t>
      </w:r>
    </w:p>
    <w:p w14:paraId="2EBFC955" w14:textId="2F1769C4" w:rsidR="008510DC" w:rsidRPr="0056198A" w:rsidRDefault="008510DC" w:rsidP="008510DC">
      <w:pPr>
        <w:numPr>
          <w:ilvl w:val="1"/>
          <w:numId w:val="35"/>
        </w:numPr>
        <w:shd w:val="clear" w:color="auto" w:fill="FFFFFF"/>
        <w:spacing w:after="0" w:line="276" w:lineRule="auto"/>
        <w:jc w:val="both"/>
        <w:rPr>
          <w:rFonts w:asciiTheme="majorHAnsi" w:hAnsiTheme="majorHAnsi" w:cstheme="majorHAnsi"/>
          <w:color w:val="000000" w:themeColor="text1"/>
          <w:sz w:val="24"/>
          <w:szCs w:val="24"/>
        </w:rPr>
      </w:pPr>
      <w:r w:rsidRPr="008510DC">
        <w:rPr>
          <w:rFonts w:asciiTheme="majorHAnsi" w:hAnsiTheme="majorHAnsi" w:cstheme="majorHAnsi"/>
          <w:color w:val="000000" w:themeColor="text1"/>
          <w:sz w:val="24"/>
          <w:szCs w:val="24"/>
        </w:rPr>
        <w:t xml:space="preserve">Với mỗi từ mã q, UE sẽ giả sử khối bit </w:t>
      </w:r>
      <w:r>
        <w:rPr>
          <w:rFonts w:asciiTheme="majorHAnsi" w:hAnsiTheme="majorHAnsi" w:cstheme="majorHAnsi"/>
          <w:color w:val="000000" w:themeColor="text1"/>
          <w:sz w:val="24"/>
          <w:szCs w:val="24"/>
        </w:rPr>
        <w:t>b</w:t>
      </w:r>
      <w:r w:rsidRPr="008510DC">
        <w:rPr>
          <w:rFonts w:asciiTheme="majorHAnsi" w:hAnsiTheme="majorHAnsi" w:cstheme="majorHAnsi"/>
          <w:color w:val="000000" w:themeColor="text1"/>
          <w:sz w:val="24"/>
          <w:szCs w:val="24"/>
          <w:vertAlign w:val="superscript"/>
        </w:rPr>
        <w:t>(q)</w:t>
      </w:r>
      <w:r w:rsidRPr="008510DC">
        <w:rPr>
          <w:rFonts w:asciiTheme="majorHAnsi" w:hAnsiTheme="majorHAnsi" w:cstheme="majorHAnsi"/>
          <w:color w:val="000000" w:themeColor="text1"/>
          <w:sz w:val="24"/>
          <w:szCs w:val="24"/>
        </w:rPr>
        <w:t xml:space="preserve">0, …, </w:t>
      </w:r>
      <w:r>
        <w:rPr>
          <w:rFonts w:asciiTheme="majorHAnsi" w:hAnsiTheme="majorHAnsi" w:cstheme="majorHAnsi"/>
          <w:color w:val="000000" w:themeColor="text1"/>
          <w:sz w:val="24"/>
          <w:szCs w:val="24"/>
        </w:rPr>
        <w:t>b</w:t>
      </w:r>
      <w:r w:rsidRPr="008510DC">
        <w:rPr>
          <w:rFonts w:asciiTheme="majorHAnsi" w:hAnsiTheme="majorHAnsi" w:cstheme="majorHAnsi"/>
          <w:color w:val="000000" w:themeColor="text1"/>
          <w:sz w:val="24"/>
          <w:szCs w:val="24"/>
          <w:vertAlign w:val="superscript"/>
        </w:rPr>
        <w:t>(q)</w:t>
      </w:r>
      <w:r w:rsidRPr="008510DC">
        <w:rPr>
          <w:rFonts w:asciiTheme="majorHAnsi" w:hAnsiTheme="majorHAnsi" w:cstheme="majorHAnsi"/>
          <w:color w:val="000000" w:themeColor="text1"/>
          <w:sz w:val="24"/>
          <w:szCs w:val="24"/>
        </w:rPr>
        <w:t>(</w:t>
      </w:r>
      <w:r w:rsidR="0056198A" w:rsidRPr="0056198A">
        <w:rPr>
          <w:rFonts w:ascii="Cambria Math" w:hAnsi="Cambria Math" w:cstheme="majorHAnsi"/>
          <w:iCs/>
          <w:color w:val="000000" w:themeColor="text1"/>
          <w:sz w:val="24"/>
          <w:szCs w:val="24"/>
        </w:rPr>
        <w:t xml:space="preserve"> </w:t>
      </w:r>
      <m:oMath>
        <m:sSubSup>
          <m:sSubSupPr>
            <m:ctrlPr>
              <w:rPr>
                <w:rFonts w:ascii="Cambria Math" w:hAnsi="Cambria Math" w:cstheme="majorHAnsi"/>
                <w:iCs/>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oMath>
      <w:r w:rsidRPr="006C3402">
        <w:rPr>
          <w:rFonts w:asciiTheme="majorHAnsi" w:hAnsiTheme="majorHAnsi" w:cstheme="majorHAnsi"/>
          <w:color w:val="000000" w:themeColor="text1"/>
          <w:sz w:val="24"/>
          <w:szCs w:val="24"/>
          <w:vertAlign w:val="subscript"/>
        </w:rPr>
        <w:t xml:space="preserve"> </w:t>
      </w:r>
      <w:r w:rsidRPr="008510DC">
        <w:rPr>
          <w:rFonts w:asciiTheme="majorHAnsi" w:hAnsiTheme="majorHAnsi" w:cstheme="majorHAnsi"/>
          <w:color w:val="000000" w:themeColor="text1"/>
          <w:sz w:val="24"/>
          <w:szCs w:val="24"/>
        </w:rPr>
        <w:t xml:space="preserve">− 1), trong đó </w:t>
      </w:r>
      <m:oMath>
        <m:sSubSup>
          <m:sSubSupPr>
            <m:ctrlPr>
              <w:rPr>
                <w:rFonts w:ascii="Cambria Math" w:hAnsi="Cambria Math" w:cstheme="majorHAnsi"/>
                <w:iCs/>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oMath>
      <w:r w:rsidRPr="008510DC">
        <w:rPr>
          <w:rFonts w:asciiTheme="majorHAnsi" w:hAnsiTheme="majorHAnsi" w:cstheme="majorHAnsi"/>
          <w:color w:val="000000" w:themeColor="text1"/>
          <w:sz w:val="24"/>
          <w:szCs w:val="24"/>
        </w:rPr>
        <w:t xml:space="preserve">là số lượng </w:t>
      </w:r>
      <w:r w:rsidR="006C3402">
        <w:rPr>
          <w:rFonts w:asciiTheme="majorHAnsi" w:hAnsiTheme="majorHAnsi" w:cstheme="majorHAnsi"/>
          <w:color w:val="000000" w:themeColor="text1"/>
          <w:sz w:val="24"/>
          <w:szCs w:val="24"/>
        </w:rPr>
        <w:t>c</w:t>
      </w:r>
      <w:r w:rsidRPr="008510DC">
        <w:rPr>
          <w:rFonts w:asciiTheme="majorHAnsi" w:hAnsiTheme="majorHAnsi" w:cstheme="majorHAnsi"/>
          <w:color w:val="000000" w:themeColor="text1"/>
          <w:sz w:val="24"/>
          <w:szCs w:val="24"/>
        </w:rPr>
        <w:t xml:space="preserve">ác bit trong từ mã q được truyền trên kênh vật lý, được xáo trộn trước khi điều chế, dẫn đến một khối các bit được xáo </w:t>
      </w:r>
      <w:r w:rsidRPr="0056198A">
        <w:rPr>
          <w:rFonts w:asciiTheme="majorHAnsi" w:hAnsiTheme="majorHAnsi" w:cstheme="majorHAnsi"/>
          <w:color w:val="000000" w:themeColor="text1"/>
          <w:sz w:val="24"/>
          <w:szCs w:val="24"/>
        </w:rPr>
        <w:t xml:space="preserve">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00BB0000" w:rsidRPr="0056198A">
        <w:rPr>
          <w:rFonts w:asciiTheme="majorHAnsi" w:hAnsiTheme="majorHAnsi" w:cstheme="majorHAnsi"/>
          <w:color w:val="000000" w:themeColor="text1"/>
          <w:sz w:val="24"/>
          <w:szCs w:val="24"/>
        </w:rPr>
        <w:t xml:space="preserve">với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q</m:t>
                </m:r>
              </m:e>
            </m:d>
          </m:sup>
        </m:sSup>
        <m:r>
          <m:rPr>
            <m:sty m:val="p"/>
          </m:rPr>
          <w:rPr>
            <w:rFonts w:ascii="Cambria Math" w:hAnsi="Cambria Math" w:cstheme="majorHAnsi"/>
            <w:color w:val="000000" w:themeColor="text1"/>
            <w:sz w:val="24"/>
            <w:szCs w:val="24"/>
          </w:rPr>
          <m:t>(i)=</m:t>
        </m:r>
        <m:d>
          <m:dPr>
            <m:ctrlPr>
              <w:rPr>
                <w:rFonts w:ascii="Cambria Math" w:hAnsi="Cambria Math" w:cstheme="majorHAnsi"/>
                <w:color w:val="000000" w:themeColor="text1"/>
                <w:sz w:val="24"/>
                <w:szCs w:val="24"/>
              </w:rPr>
            </m:ctrlPr>
          </m:dPr>
          <m:e>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b</m:t>
                </m:r>
              </m:e>
              <m: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q</m:t>
                    </m:r>
                  </m:e>
                </m:d>
              </m:sup>
            </m:s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i</m:t>
                </m:r>
              </m:e>
            </m:d>
            <m:r>
              <m:rPr>
                <m:sty m:val="p"/>
              </m:rPr>
              <w:rPr>
                <w:rFonts w:ascii="Cambria Math" w:hAnsi="Cambria Math" w:cstheme="majorHAnsi"/>
                <w:color w:val="000000" w:themeColor="text1"/>
                <w:sz w:val="24"/>
                <w:szCs w:val="24"/>
              </w:rPr>
              <m:t>+</m:t>
            </m:r>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c</m:t>
                </m:r>
              </m:e>
              <m: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q</m:t>
                    </m:r>
                  </m:e>
                </m:d>
              </m:sup>
            </m:s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i</m:t>
                </m:r>
              </m:e>
            </m:d>
          </m:e>
        </m:d>
        <m:r>
          <m:rPr>
            <m:sty m:val="p"/>
          </m:rPr>
          <w:rPr>
            <w:rFonts w:ascii="Cambria Math" w:hAnsi="Cambria Math" w:cstheme="majorHAnsi"/>
            <w:color w:val="000000" w:themeColor="text1"/>
            <w:sz w:val="24"/>
            <w:szCs w:val="24"/>
          </w:rPr>
          <m:t>mod2</m:t>
        </m:r>
      </m:oMath>
      <w:r w:rsidRPr="0056198A">
        <w:rPr>
          <w:rFonts w:asciiTheme="majorHAnsi" w:hAnsiTheme="majorHAnsi" w:cstheme="majorHAnsi"/>
          <w:color w:val="000000" w:themeColor="text1"/>
          <w:sz w:val="24"/>
          <w:szCs w:val="24"/>
        </w:rPr>
        <w:t xml:space="preserve"> </w:t>
      </w:r>
    </w:p>
    <w:p w14:paraId="1C1D1046" w14:textId="77777777" w:rsidR="006655EF" w:rsidRPr="00443F20" w:rsidRDefault="006655EF" w:rsidP="006655EF">
      <w:pPr>
        <w:shd w:val="clear" w:color="auto" w:fill="FFFFFF"/>
        <w:spacing w:after="0" w:line="276" w:lineRule="auto"/>
        <w:ind w:left="720"/>
        <w:jc w:val="both"/>
        <w:rPr>
          <w:rFonts w:asciiTheme="majorHAnsi" w:hAnsiTheme="majorHAnsi" w:cstheme="majorHAnsi"/>
          <w:color w:val="000000" w:themeColor="text1"/>
          <w:sz w:val="24"/>
          <w:szCs w:val="24"/>
        </w:rPr>
      </w:pPr>
    </w:p>
    <w:p w14:paraId="6269F75F"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(8) Modulation</w:t>
      </w:r>
    </w:p>
    <w:p w14:paraId="24B331EC" w14:textId="07F1195E" w:rsidR="00061DAE" w:rsidRPr="00061DAE" w:rsidRDefault="00061DAE" w:rsidP="00061DAE">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eastAsia="Times New Roman" w:hAnsiTheme="majorHAnsi" w:cstheme="majorHAnsi"/>
          <w:color w:val="000000" w:themeColor="text1"/>
          <w:kern w:val="0"/>
          <w:sz w:val="24"/>
          <w:szCs w:val="24"/>
        </w:rPr>
        <w:t xml:space="preserve">- </w:t>
      </w:r>
      <w:r w:rsidR="00397C7A" w:rsidRPr="00397C7A">
        <w:rPr>
          <w:rFonts w:asciiTheme="majorHAnsi" w:eastAsia="Times New Roman" w:hAnsiTheme="majorHAnsi" w:cstheme="majorHAnsi"/>
          <w:color w:val="000000" w:themeColor="text1"/>
          <w:kern w:val="0"/>
          <w:sz w:val="24"/>
          <w:szCs w:val="24"/>
        </w:rPr>
        <w:t xml:space="preserve">Đối với mỗi từ mã , UE sẽ giả sử khối bit được xáo 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00397C7A" w:rsidRPr="00397C7A">
        <w:rPr>
          <w:rFonts w:asciiTheme="majorHAnsi" w:eastAsia="Times New Roman" w:hAnsiTheme="majorHAnsi" w:cstheme="majorHAnsi"/>
          <w:color w:val="000000" w:themeColor="text1"/>
          <w:kern w:val="0"/>
          <w:sz w:val="24"/>
          <w:szCs w:val="24"/>
        </w:rPr>
        <w:t xml:space="preserve"> được điều chế</w:t>
      </w:r>
      <w:r w:rsidR="00397C7A">
        <w:rPr>
          <w:rFonts w:asciiTheme="majorHAnsi" w:eastAsia="Times New Roman" w:hAnsiTheme="majorHAnsi" w:cstheme="majorHAnsi"/>
          <w:color w:val="000000" w:themeColor="text1"/>
          <w:kern w:val="0"/>
          <w:sz w:val="24"/>
          <w:szCs w:val="24"/>
        </w:rPr>
        <w:t xml:space="preserve"> </w:t>
      </w:r>
      <w:r w:rsidR="00397C7A" w:rsidRPr="00397C7A">
        <w:rPr>
          <w:rFonts w:asciiTheme="majorHAnsi" w:eastAsia="Times New Roman" w:hAnsiTheme="majorHAnsi" w:cstheme="majorHAnsi"/>
          <w:color w:val="000000" w:themeColor="text1"/>
          <w:kern w:val="0"/>
          <w:sz w:val="24"/>
          <w:szCs w:val="24"/>
        </w:rPr>
        <w:t xml:space="preserve">bằng cách sử dụng một trong các sơ đồ điều chế trong Bảng 7.3.1.2-1, dẫn đến một khối </w:t>
      </w:r>
      <w:r w:rsidR="00905288" w:rsidRPr="00397C7A">
        <w:rPr>
          <w:rFonts w:asciiTheme="majorHAnsi" w:eastAsia="Times New Roman" w:hAnsiTheme="majorHAnsi" w:cstheme="majorHAnsi"/>
          <w:color w:val="000000" w:themeColor="text1"/>
          <w:kern w:val="0"/>
          <w:sz w:val="24"/>
          <w:szCs w:val="24"/>
        </w:rPr>
        <w:t xml:space="preserve">ký </w:t>
      </w:r>
      <w:r w:rsidR="00905288">
        <w:rPr>
          <w:rFonts w:asciiTheme="majorHAnsi" w:eastAsia="Times New Roman" w:hAnsiTheme="majorHAnsi" w:cstheme="majorHAnsi"/>
          <w:color w:val="000000" w:themeColor="text1"/>
          <w:kern w:val="0"/>
          <w:sz w:val="24"/>
          <w:szCs w:val="24"/>
        </w:rPr>
        <w:t xml:space="preserve">tự </w:t>
      </w:r>
      <w:r w:rsidR="00905288" w:rsidRPr="00397C7A">
        <w:rPr>
          <w:rFonts w:asciiTheme="majorHAnsi" w:eastAsia="Times New Roman" w:hAnsiTheme="majorHAnsi" w:cstheme="majorHAnsi"/>
          <w:color w:val="000000" w:themeColor="text1"/>
          <w:kern w:val="0"/>
          <w:sz w:val="24"/>
          <w:szCs w:val="24"/>
        </w:rPr>
        <w:t xml:space="preserve">điều chế </w:t>
      </w:r>
      <w:r w:rsidR="00397C7A" w:rsidRPr="00397C7A">
        <w:rPr>
          <w:rFonts w:asciiTheme="majorHAnsi" w:eastAsia="Times New Roman" w:hAnsiTheme="majorHAnsi" w:cstheme="majorHAnsi"/>
          <w:color w:val="000000" w:themeColor="text1"/>
          <w:kern w:val="0"/>
          <w:sz w:val="24"/>
          <w:szCs w:val="24"/>
        </w:rPr>
        <w:t xml:space="preserve">có giá trị phức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-1)</m:t>
        </m:r>
      </m:oMath>
      <w:r w:rsidR="00397C7A" w:rsidRPr="00397C7A">
        <w:rPr>
          <w:rFonts w:asciiTheme="majorHAnsi" w:eastAsia="Times New Roman" w:hAnsiTheme="majorHAnsi" w:cstheme="majorHAnsi"/>
          <w:color w:val="000000" w:themeColor="text1"/>
          <w:kern w:val="0"/>
          <w:sz w:val="24"/>
          <w:szCs w:val="24"/>
        </w:rPr>
        <w:t>.</w:t>
      </w:r>
    </w:p>
    <w:p w14:paraId="1C73EADE" w14:textId="5957E1B2" w:rsidR="00443F20" w:rsidRPr="00443F20" w:rsidRDefault="00966A6B"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966A6B">
        <w:rPr>
          <w:rFonts w:asciiTheme="majorHAnsi" w:hAnsiTheme="majorHAnsi" w:cstheme="majorHAnsi"/>
          <w:color w:val="000000" w:themeColor="text1"/>
        </w:rPr>
        <w:t>Việc lựa chọn sơ đồ điều chế phụ thuộc vào các yếu tố như điều kiện kênh, khả năng thích ứng của liên kết và khả năng của UE.</w:t>
      </w:r>
      <w:r w:rsidR="00443F20" w:rsidRPr="00443F20">
        <w:rPr>
          <w:rFonts w:asciiTheme="majorHAnsi" w:hAnsiTheme="majorHAnsi" w:cstheme="majorHAnsi"/>
          <w:color w:val="000000" w:themeColor="text1"/>
        </w:rPr>
        <w:t>.</w:t>
      </w:r>
    </w:p>
    <w:p w14:paraId="26061493" w14:textId="5B373843" w:rsidR="00443F20" w:rsidRPr="00443F20" w:rsidRDefault="00443F20" w:rsidP="00966A6B">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D60ED68" wp14:editId="59130432">
            <wp:extent cx="4546863" cy="1933338"/>
            <wp:effectExtent l="0" t="0" r="0" b="0"/>
            <wp:docPr id="1053579002" name="Hình ảnh 3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9002" name="Hình ảnh 30" descr="Ảnh có chứa văn bản, ảnh chụp màn hình, Phông chữ, số&#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4847" cy="1936733"/>
                    </a:xfrm>
                    <a:prstGeom prst="rect">
                      <a:avLst/>
                    </a:prstGeom>
                    <a:noFill/>
                    <a:ln>
                      <a:noFill/>
                    </a:ln>
                  </pic:spPr>
                </pic:pic>
              </a:graphicData>
            </a:graphic>
          </wp:inline>
        </w:drawing>
      </w:r>
    </w:p>
    <w:p w14:paraId="525021A5"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9" w:name="LayerMapping"/>
      <w:r w:rsidRPr="00443F20">
        <w:rPr>
          <w:rFonts w:asciiTheme="majorHAnsi" w:hAnsiTheme="majorHAnsi" w:cstheme="majorHAnsi"/>
          <w:color w:val="000000" w:themeColor="text1"/>
          <w:sz w:val="24"/>
          <w:szCs w:val="24"/>
        </w:rPr>
        <w:lastRenderedPageBreak/>
        <w:t>(9) Layer Mapping</w:t>
      </w:r>
      <w:bookmarkEnd w:id="19"/>
    </w:p>
    <w:p w14:paraId="6FE44535" w14:textId="77777777" w:rsidR="000A5B57" w:rsidRDefault="005A5BF5" w:rsidP="000A5B57">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5A5BF5">
        <w:rPr>
          <w:rFonts w:asciiTheme="majorHAnsi" w:hAnsiTheme="majorHAnsi" w:cstheme="majorHAnsi"/>
          <w:color w:val="000000" w:themeColor="text1"/>
        </w:rPr>
        <w:t xml:space="preserve">Layer mapping là bước phân phối các ký </w:t>
      </w:r>
      <w:r>
        <w:rPr>
          <w:rFonts w:asciiTheme="majorHAnsi" w:hAnsiTheme="majorHAnsi" w:cstheme="majorHAnsi"/>
          <w:color w:val="000000" w:themeColor="text1"/>
        </w:rPr>
        <w:t xml:space="preserve">tự </w:t>
      </w:r>
      <w:r w:rsidRPr="005A5BF5">
        <w:rPr>
          <w:rFonts w:asciiTheme="majorHAnsi" w:hAnsiTheme="majorHAnsi" w:cstheme="majorHAnsi"/>
          <w:color w:val="000000" w:themeColor="text1"/>
        </w:rPr>
        <w:t xml:space="preserve">đã điều chế trên một hoặc nhiều lớp để truyền bằng nhiều ăng ten. </w:t>
      </w:r>
    </w:p>
    <w:p w14:paraId="744EB5CC" w14:textId="150A0033" w:rsidR="00443F20" w:rsidRPr="00443F20" w:rsidRDefault="000A5B57" w:rsidP="000A5B57">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Pr="000A5B57">
        <w:rPr>
          <w:rFonts w:asciiTheme="majorHAnsi" w:hAnsiTheme="majorHAnsi" w:cstheme="majorHAnsi"/>
          <w:color w:val="000000" w:themeColor="text1"/>
        </w:rPr>
        <w:t xml:space="preserve">ác ký </w:t>
      </w:r>
      <w:r>
        <w:rPr>
          <w:rFonts w:asciiTheme="majorHAnsi" w:hAnsiTheme="majorHAnsi" w:cstheme="majorHAnsi"/>
          <w:color w:val="000000" w:themeColor="text1"/>
        </w:rPr>
        <w:t xml:space="preserve">tự </w:t>
      </w:r>
      <w:r w:rsidRPr="000A5B57">
        <w:rPr>
          <w:rFonts w:asciiTheme="majorHAnsi" w:hAnsiTheme="majorHAnsi" w:cstheme="majorHAnsi"/>
          <w:color w:val="000000" w:themeColor="text1"/>
        </w:rPr>
        <w:t xml:space="preserve">điều chế có giá trị phức tạp cho mỗi từ mã được truyền đi được ánh xạ trên một hoặc nhiều lớp theo Bảng 7.3.1.3-1.Các ký hiệu điều chế có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bit</m:t>
            </m:r>
          </m:sub>
          <m:sup>
            <m:r>
              <m:rPr>
                <m:sty m:val="p"/>
              </m:rPr>
              <w:rPr>
                <w:rFonts w:ascii="Cambria Math" w:hAnsi="Cambria Math" w:cstheme="majorHAnsi"/>
                <w:color w:val="000000" w:themeColor="text1"/>
              </w:rPr>
              <m:t>(q)</m:t>
            </m:r>
          </m:sup>
        </m:sSubSup>
        <m:r>
          <m:rPr>
            <m:sty m:val="p"/>
          </m:rPr>
          <w:rPr>
            <w:rFonts w:ascii="Cambria Math" w:hAnsi="Cambria Math" w:cstheme="majorHAnsi"/>
            <w:color w:val="000000" w:themeColor="text1"/>
          </w:rPr>
          <m:t xml:space="preserve">-1)  </m:t>
        </m:r>
      </m:oMath>
      <w:r w:rsidRPr="000A5B57">
        <w:rPr>
          <w:rFonts w:asciiTheme="majorHAnsi" w:hAnsiTheme="majorHAnsi" w:cstheme="majorHAnsi"/>
          <w:color w:val="000000" w:themeColor="text1"/>
        </w:rPr>
        <w:t>đối với từ mã sẽ được ánh xạ lên các lớp</w:t>
      </w:r>
      <m:oMath>
        <m:r>
          <w:rPr>
            <w:rFonts w:ascii="Cambria Math" w:hAnsi="Cambria Math" w:cstheme="majorHAnsi"/>
            <w:color w:val="000000" w:themeColor="text1"/>
          </w:rPr>
          <m:t xml:space="preserve"> </m:t>
        </m:r>
        <m:sSup>
          <m:sSupPr>
            <m:ctrlPr>
              <w:rPr>
                <w:rFonts w:ascii="Cambria Math" w:eastAsiaTheme="minorEastAsia" w:hAnsi="Cambria Math" w:cstheme="majorHAnsi"/>
                <w:color w:val="000000" w:themeColor="text1"/>
                <w:kern w:val="2"/>
              </w:rPr>
            </m:ctrlPr>
          </m:sSupPr>
          <m:e>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016064">
        <w:rPr>
          <w:rFonts w:asciiTheme="majorHAnsi" w:hAnsiTheme="majorHAnsi" w:cstheme="majorHAnsi"/>
          <w:color w:val="000000" w:themeColor="text1"/>
        </w:rPr>
        <w:t xml:space="preserve">với i=0, 1, .., </w:t>
      </w:r>
      <m:oMath>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Pr="000A5B57">
        <w:rPr>
          <w:rFonts w:asciiTheme="majorHAnsi" w:hAnsiTheme="majorHAnsi" w:cstheme="majorHAnsi"/>
          <w:color w:val="000000" w:themeColor="text1"/>
        </w:rPr>
        <w:t xml:space="preserve">trong đó </w:t>
      </w:r>
      <w:r w:rsidR="0003688B">
        <w:rPr>
          <w:rFonts w:asciiTheme="majorHAnsi" w:hAnsiTheme="majorHAnsi" w:cstheme="majorHAnsi"/>
          <w:color w:val="000000" w:themeColor="text1"/>
        </w:rPr>
        <w:t>v</w:t>
      </w:r>
      <w:r w:rsidRPr="000A5B57">
        <w:rPr>
          <w:rFonts w:asciiTheme="majorHAnsi" w:hAnsiTheme="majorHAnsi" w:cstheme="majorHAnsi"/>
          <w:color w:val="000000" w:themeColor="text1"/>
        </w:rPr>
        <w:t xml:space="preserve"> là số lớp và </w:t>
      </w:r>
      <m:oMath>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oMath>
      <w:r w:rsidR="0003688B">
        <w:rPr>
          <w:rFonts w:asciiTheme="majorHAnsi" w:hAnsiTheme="majorHAnsi" w:cstheme="majorHAnsi"/>
          <w:color w:val="000000" w:themeColor="text1"/>
          <w:kern w:val="2"/>
        </w:rPr>
        <w:t xml:space="preserve"> </w:t>
      </w:r>
      <w:r w:rsidRPr="000A5B57">
        <w:rPr>
          <w:rFonts w:asciiTheme="majorHAnsi" w:hAnsiTheme="majorHAnsi" w:cstheme="majorHAnsi"/>
          <w:color w:val="000000" w:themeColor="text1"/>
        </w:rPr>
        <w:t xml:space="preserve">là số ký </w:t>
      </w:r>
      <w:r w:rsidR="0003688B">
        <w:rPr>
          <w:rFonts w:asciiTheme="majorHAnsi" w:hAnsiTheme="majorHAnsi" w:cstheme="majorHAnsi"/>
          <w:color w:val="000000" w:themeColor="text1"/>
        </w:rPr>
        <w:t xml:space="preserve">tự </w:t>
      </w:r>
      <w:r w:rsidRPr="000A5B57">
        <w:rPr>
          <w:rFonts w:asciiTheme="majorHAnsi" w:hAnsiTheme="majorHAnsi" w:cstheme="majorHAnsi"/>
          <w:color w:val="000000" w:themeColor="text1"/>
        </w:rPr>
        <w:t>điều chế trên mỗi lớp.</w:t>
      </w:r>
      <w:r w:rsidR="00443F20" w:rsidRPr="00443F20">
        <w:rPr>
          <w:rFonts w:asciiTheme="majorHAnsi" w:hAnsiTheme="majorHAnsi" w:cstheme="majorHAnsi"/>
          <w:color w:val="000000" w:themeColor="text1"/>
        </w:rPr>
        <w:t>.</w:t>
      </w:r>
    </w:p>
    <w:p w14:paraId="0AA15C15" w14:textId="39E4F5A4" w:rsidR="00443F20" w:rsidRPr="00443F20" w:rsidRDefault="00443F20" w:rsidP="007D0F6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6A8083D3" wp14:editId="32B44A6F">
            <wp:extent cx="3029024" cy="2144370"/>
            <wp:effectExtent l="0" t="0" r="0" b="0"/>
            <wp:docPr id="1810909543" name="Hình ảnh 29"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9543" name="Hình ảnh 29" descr="Ảnh có chứa văn bản, ảnh chụp màn hình, Phông chữ, biểu đồ&#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3664" cy="2154734"/>
                    </a:xfrm>
                    <a:prstGeom prst="rect">
                      <a:avLst/>
                    </a:prstGeom>
                    <a:noFill/>
                    <a:ln>
                      <a:noFill/>
                    </a:ln>
                  </pic:spPr>
                </pic:pic>
              </a:graphicData>
            </a:graphic>
          </wp:inline>
        </w:drawing>
      </w:r>
    </w:p>
    <w:p w14:paraId="6B56469A" w14:textId="77777777" w:rsidR="00443F20" w:rsidRPr="00443F20"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67DF6BE4" w14:textId="6EF99D5A" w:rsidR="00443F20" w:rsidRPr="007D0F6E" w:rsidRDefault="00443F20" w:rsidP="007D0F6E">
      <w:pPr>
        <w:pStyle w:val="NormalWeb"/>
        <w:shd w:val="clear" w:color="auto" w:fill="FFFFFF"/>
        <w:spacing w:before="0" w:beforeAutospacing="0" w:after="0" w:afterAutospacing="0" w:line="276" w:lineRule="auto"/>
        <w:jc w:val="center"/>
        <w:rPr>
          <w:rFonts w:asciiTheme="majorHAnsi" w:hAnsiTheme="majorHAnsi" w:cstheme="majorHAnsi"/>
          <w:i/>
          <w:iCs/>
          <w:color w:val="000000" w:themeColor="text1"/>
        </w:rPr>
      </w:pPr>
      <w:r w:rsidRPr="007D0F6E">
        <w:rPr>
          <w:rFonts w:asciiTheme="majorHAnsi" w:hAnsiTheme="majorHAnsi" w:cstheme="majorHAnsi"/>
          <w:i/>
          <w:iCs/>
          <w:color w:val="000000" w:themeColor="text1"/>
        </w:rPr>
        <w:t>&lt; Table 7.3.1.3-1: Codeword-to-layer mapping for spatial multiplexing. &gt;</w:t>
      </w:r>
    </w:p>
    <w:p w14:paraId="013B040A" w14:textId="5683E7CD" w:rsidR="00443F20" w:rsidRPr="00443F20" w:rsidRDefault="00443F20" w:rsidP="007D0F6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F4E15B5" wp14:editId="3085EF9A">
            <wp:extent cx="3905496" cy="5397335"/>
            <wp:effectExtent l="0" t="0" r="0" b="0"/>
            <wp:docPr id="958904569" name="Hình ảnh 28"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4569" name="Hình ảnh 28" descr="Ảnh có chứa văn bản, ảnh chụp màn hình, số, Song song&#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0395" cy="5417925"/>
                    </a:xfrm>
                    <a:prstGeom prst="rect">
                      <a:avLst/>
                    </a:prstGeom>
                    <a:noFill/>
                    <a:ln>
                      <a:noFill/>
                    </a:ln>
                  </pic:spPr>
                </pic:pic>
              </a:graphicData>
            </a:graphic>
          </wp:inline>
        </w:drawing>
      </w:r>
    </w:p>
    <w:p w14:paraId="5016B0EC" w14:textId="77777777" w:rsidR="00443F20" w:rsidRPr="00443F20"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lastRenderedPageBreak/>
        <w:t> </w:t>
      </w:r>
    </w:p>
    <w:p w14:paraId="118E3DE8" w14:textId="37FCAD5A" w:rsidR="00443F20" w:rsidRPr="00443F20" w:rsidRDefault="00443F20" w:rsidP="007D0F6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1A3BBB6" wp14:editId="34CF61E9">
            <wp:extent cx="4880758" cy="1559753"/>
            <wp:effectExtent l="0" t="0" r="0" b="0"/>
            <wp:docPr id="622554417" name="Hình ảnh 27"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54417" name="Hình ảnh 27" descr="Ảnh có chứa văn bản, ảnh chụp màn hình, hàng, Phông chữ&#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4940" cy="1567481"/>
                    </a:xfrm>
                    <a:prstGeom prst="rect">
                      <a:avLst/>
                    </a:prstGeom>
                    <a:noFill/>
                    <a:ln>
                      <a:noFill/>
                    </a:ln>
                  </pic:spPr>
                </pic:pic>
              </a:graphicData>
            </a:graphic>
          </wp:inline>
        </w:drawing>
      </w:r>
    </w:p>
    <w:p w14:paraId="18E9A900" w14:textId="77777777" w:rsidR="00443F20" w:rsidRPr="00443F20"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570535EC" w14:textId="4917B04B" w:rsidR="00443F20" w:rsidRPr="00443F20" w:rsidRDefault="00443F20" w:rsidP="007D0F6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116511BB" wp14:editId="3062E090">
            <wp:extent cx="4756067" cy="2189439"/>
            <wp:effectExtent l="0" t="0" r="0" b="0"/>
            <wp:docPr id="932157271" name="Hình ảnh 2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57271" name="Hình ảnh 26" descr="Ảnh có chứa văn bản, biểu đồ, ảnh chụp màn hình, hàng&#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3380" cy="2197409"/>
                    </a:xfrm>
                    <a:prstGeom prst="rect">
                      <a:avLst/>
                    </a:prstGeom>
                    <a:noFill/>
                    <a:ln>
                      <a:noFill/>
                    </a:ln>
                  </pic:spPr>
                </pic:pic>
              </a:graphicData>
            </a:graphic>
          </wp:inline>
        </w:drawing>
      </w:r>
    </w:p>
    <w:p w14:paraId="7DF27F2A" w14:textId="77777777" w:rsidR="00443F20" w:rsidRPr="00443F20" w:rsidRDefault="00443F20"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5B0565B1" w14:textId="3617A2E0" w:rsidR="00443F20" w:rsidRPr="00443F20" w:rsidRDefault="00443F20" w:rsidP="007D0F6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6D65F9E3" wp14:editId="784AC436">
            <wp:extent cx="4335557" cy="3140075"/>
            <wp:effectExtent l="0" t="0" r="0" b="0"/>
            <wp:docPr id="314574427" name="Hình ảnh 2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74427" name="Hình ảnh 25" descr="Ảnh có chứa văn bản, ảnh chụp màn hình, biểu đồ, hàng&#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0187" cy="3150671"/>
                    </a:xfrm>
                    <a:prstGeom prst="rect">
                      <a:avLst/>
                    </a:prstGeom>
                    <a:noFill/>
                    <a:ln>
                      <a:noFill/>
                    </a:ln>
                  </pic:spPr>
                </pic:pic>
              </a:graphicData>
            </a:graphic>
          </wp:inline>
        </w:drawing>
      </w:r>
    </w:p>
    <w:p w14:paraId="712F5112" w14:textId="77777777" w:rsidR="007D0F6E" w:rsidRDefault="007D0F6E"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0" w:name="Antenna_Port_Mapping"/>
    </w:p>
    <w:p w14:paraId="791B25D1" w14:textId="675634AA"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(10) Antenna Port Mapping</w:t>
      </w:r>
      <w:bookmarkEnd w:id="20"/>
    </w:p>
    <w:p w14:paraId="32FD91BF" w14:textId="1A45387A" w:rsidR="008B0EF6" w:rsidRDefault="007D0F6E"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8B0EF6" w:rsidRPr="008B0EF6">
        <w:rPr>
          <w:rFonts w:asciiTheme="majorHAnsi" w:hAnsiTheme="majorHAnsi" w:cstheme="majorHAnsi"/>
          <w:color w:val="000000" w:themeColor="text1"/>
        </w:rPr>
        <w:t xml:space="preserve">Khối </w:t>
      </w:r>
      <m:oMath>
        <m:sSup>
          <m:sSupPr>
            <m:ctrlPr>
              <w:rPr>
                <w:rFonts w:ascii="Cambria Math" w:eastAsiaTheme="minorEastAsia" w:hAnsi="Cambria Math" w:cstheme="majorHAnsi"/>
                <w:color w:val="000000" w:themeColor="text1"/>
                <w:kern w:val="2"/>
              </w:rPr>
            </m:ctrlPr>
          </m:sSupPr>
          <m:e>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8B0EF6">
        <w:rPr>
          <w:rFonts w:asciiTheme="majorHAnsi" w:hAnsiTheme="majorHAnsi" w:cstheme="majorHAnsi"/>
          <w:color w:val="000000" w:themeColor="text1"/>
        </w:rPr>
        <w:t xml:space="preserve">với i=0, 1, .., </w:t>
      </w:r>
      <m:oMath>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008B0EF6" w:rsidRPr="008B0EF6">
        <w:rPr>
          <w:rFonts w:asciiTheme="majorHAnsi" w:hAnsiTheme="majorHAnsi" w:cstheme="majorHAnsi"/>
          <w:color w:val="000000" w:themeColor="text1"/>
        </w:rPr>
        <w:t xml:space="preserve">sẽ được ánh xạ tới các cổng ăng ten </w:t>
      </w:r>
    </w:p>
    <w:p w14:paraId="77E020CD" w14:textId="0ACDACF0" w:rsidR="008B0EF6" w:rsidRDefault="008B0EF6"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7D0F6E" w:rsidRPr="007D0F6E">
        <w:rPr>
          <w:rFonts w:asciiTheme="majorHAnsi" w:hAnsiTheme="majorHAnsi" w:cstheme="majorHAnsi"/>
          <w:color w:val="000000" w:themeColor="text1"/>
        </w:rPr>
        <w:t xml:space="preserve">Khi đường dẫn dữ liệu thông qua quá trình </w:t>
      </w:r>
      <w:r w:rsidR="00FD4F7C" w:rsidRPr="00FD4F7C">
        <w:rPr>
          <w:rFonts w:asciiTheme="majorHAnsi" w:hAnsiTheme="majorHAnsi" w:cstheme="majorHAnsi"/>
          <w:color w:val="000000" w:themeColor="text1"/>
        </w:rPr>
        <w:t>layer mapping</w:t>
      </w:r>
      <w:r w:rsidR="007D0F6E" w:rsidRPr="007D0F6E">
        <w:rPr>
          <w:rFonts w:asciiTheme="majorHAnsi" w:hAnsiTheme="majorHAnsi" w:cstheme="majorHAnsi"/>
          <w:color w:val="000000" w:themeColor="text1"/>
        </w:rPr>
        <w:t xml:space="preserve">, dữ liệu từ mỗi lớp sẽ được ánh xạ tới từng Cổng ăng-ten. </w:t>
      </w:r>
    </w:p>
    <w:p w14:paraId="2186C00F" w14:textId="6C0ECC52" w:rsidR="00443F20" w:rsidRPr="00443F20" w:rsidRDefault="008B0EF6"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7D0F6E" w:rsidRPr="007D0F6E">
        <w:rPr>
          <w:rFonts w:asciiTheme="majorHAnsi" w:hAnsiTheme="majorHAnsi" w:cstheme="majorHAnsi"/>
          <w:color w:val="000000" w:themeColor="text1"/>
        </w:rPr>
        <w:t>Khi không áp dụng CSI, dữ liệu sẽ ánh xạ tới cổng ăng-ten vật lý như bên dưới</w:t>
      </w:r>
      <w:r w:rsidR="00443F20" w:rsidRPr="00443F20">
        <w:rPr>
          <w:rFonts w:asciiTheme="majorHAnsi" w:hAnsiTheme="majorHAnsi" w:cstheme="majorHAnsi"/>
          <w:color w:val="000000" w:themeColor="text1"/>
        </w:rPr>
        <w:t>.</w:t>
      </w:r>
    </w:p>
    <w:p w14:paraId="144AE929" w14:textId="77FA835A" w:rsidR="005E4C7A" w:rsidRPr="00443F20" w:rsidRDefault="00443F20" w:rsidP="00BB6EA1">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lastRenderedPageBreak/>
        <w:drawing>
          <wp:inline distT="0" distB="0" distL="0" distR="0" wp14:anchorId="7C307A30" wp14:editId="286989EA">
            <wp:extent cx="2594758" cy="1015216"/>
            <wp:effectExtent l="0" t="0" r="0" b="0"/>
            <wp:docPr id="1635556189" name="Hình ảnh 24"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56189" name="Hình ảnh 24" descr="Ảnh có chứa văn bản, Phông chữ, ảnh chụp màn hình, biểu đồ&#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3614" cy="1022594"/>
                    </a:xfrm>
                    <a:prstGeom prst="rect">
                      <a:avLst/>
                    </a:prstGeom>
                    <a:noFill/>
                    <a:ln>
                      <a:noFill/>
                    </a:ln>
                  </pic:spPr>
                </pic:pic>
              </a:graphicData>
            </a:graphic>
          </wp:inline>
        </w:drawing>
      </w:r>
    </w:p>
    <w:p w14:paraId="3810E902" w14:textId="7064A85C" w:rsidR="00443F20" w:rsidRPr="00443F20" w:rsidRDefault="00FD4F7C"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D4F7C">
        <w:rPr>
          <w:rFonts w:asciiTheme="majorHAnsi" w:hAnsiTheme="majorHAnsi" w:cstheme="majorHAnsi"/>
          <w:color w:val="000000" w:themeColor="text1"/>
        </w:rPr>
        <w:t>Khi CSI được áp dụng, dữ liệu từ trình ánh xạ lớp trước tiên được ánh xạ tới từng cổng ăng ten CSI như hiển thị bên dưới</w:t>
      </w:r>
      <w:r w:rsidR="00443F20" w:rsidRPr="00443F20">
        <w:rPr>
          <w:rFonts w:asciiTheme="majorHAnsi" w:hAnsiTheme="majorHAnsi" w:cstheme="majorHAnsi"/>
          <w:color w:val="000000" w:themeColor="text1"/>
        </w:rPr>
        <w:t>.</w:t>
      </w:r>
    </w:p>
    <w:p w14:paraId="7BC7CEB6" w14:textId="71B7D031" w:rsidR="00443F20" w:rsidRPr="00443F20" w:rsidRDefault="00443F20" w:rsidP="00FD4F7C">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6ACC8609" wp14:editId="36F7E0BA">
            <wp:extent cx="3369247" cy="1433905"/>
            <wp:effectExtent l="0" t="0" r="0" b="0"/>
            <wp:docPr id="1940823756" name="Hình ảnh 23" descr="Ảnh có chứa văn bản, Phông chữ,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3756" name="Hình ảnh 23" descr="Ảnh có chứa văn bản, Phông chữ, biểu đồ, ảnh chụp màn hình&#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0642" cy="1443010"/>
                    </a:xfrm>
                    <a:prstGeom prst="rect">
                      <a:avLst/>
                    </a:prstGeom>
                    <a:noFill/>
                    <a:ln>
                      <a:noFill/>
                    </a:ln>
                  </pic:spPr>
                </pic:pic>
              </a:graphicData>
            </a:graphic>
          </wp:inline>
        </w:drawing>
      </w:r>
    </w:p>
    <w:p w14:paraId="3B5205EB" w14:textId="419F5F82" w:rsidR="00443F20" w:rsidRPr="00443F20" w:rsidRDefault="00FD4F7C"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D4F7C">
        <w:rPr>
          <w:rFonts w:asciiTheme="majorHAnsi" w:hAnsiTheme="majorHAnsi" w:cstheme="majorHAnsi"/>
          <w:color w:val="000000" w:themeColor="text1"/>
        </w:rPr>
        <w:t>Việc xác định W(i) từ reportQuantity của CSI-ReportConfig có thể được tóm tắt như dưới</w:t>
      </w:r>
      <w:r w:rsidR="00443F20" w:rsidRPr="00443F20">
        <w:rPr>
          <w:rFonts w:asciiTheme="majorHAnsi" w:hAnsiTheme="majorHAnsi" w:cstheme="majorHAnsi"/>
          <w:color w:val="000000" w:themeColor="text1"/>
        </w:rPr>
        <w:t>.</w:t>
      </w:r>
    </w:p>
    <w:tbl>
      <w:tblPr>
        <w:tblW w:w="8775" w:type="dxa"/>
        <w:tblCellSpacing w:w="0" w:type="dxa"/>
        <w:tblInd w:w="57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30"/>
        <w:gridCol w:w="4245"/>
      </w:tblGrid>
      <w:tr w:rsidR="00443F20" w:rsidRPr="00443F20" w14:paraId="7A5C2C92" w14:textId="77777777" w:rsidTr="00853754">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CCCCCC"/>
            <w:vAlign w:val="center"/>
            <w:hideMark/>
          </w:tcPr>
          <w:p w14:paraId="54B9CE21" w14:textId="4BB1CB24" w:rsidR="00443F20" w:rsidRPr="00443F20" w:rsidRDefault="00017076" w:rsidP="00853754">
            <w:pPr>
              <w:pStyle w:val="NormalWeb"/>
              <w:spacing w:before="0" w:beforeAutospacing="0" w:after="0" w:afterAutospacing="0" w:line="276" w:lineRule="auto"/>
              <w:ind w:left="450" w:hanging="450"/>
              <w:jc w:val="center"/>
              <w:rPr>
                <w:rFonts w:asciiTheme="majorHAnsi" w:hAnsiTheme="majorHAnsi" w:cstheme="majorHAnsi"/>
                <w:color w:val="000000" w:themeColor="text1"/>
              </w:rPr>
            </w:pPr>
            <w:r w:rsidRPr="00443F20">
              <w:rPr>
                <w:rFonts w:asciiTheme="majorHAnsi" w:hAnsiTheme="majorHAnsi" w:cstheme="majorHAnsi"/>
                <w:color w:val="000000" w:themeColor="text1"/>
              </w:rPr>
              <w:t>R</w:t>
            </w:r>
            <w:r w:rsidR="00443F20" w:rsidRPr="00443F20">
              <w:rPr>
                <w:rFonts w:asciiTheme="majorHAnsi" w:hAnsiTheme="majorHAnsi" w:cstheme="majorHAnsi"/>
                <w:color w:val="000000" w:themeColor="text1"/>
              </w:rPr>
              <w:t>eportQuantity</w:t>
            </w:r>
          </w:p>
        </w:tc>
        <w:tc>
          <w:tcPr>
            <w:tcW w:w="4245" w:type="dxa"/>
            <w:tcBorders>
              <w:top w:val="outset" w:sz="6" w:space="0" w:color="auto"/>
              <w:left w:val="outset" w:sz="6" w:space="0" w:color="auto"/>
              <w:bottom w:val="outset" w:sz="6" w:space="0" w:color="auto"/>
              <w:right w:val="outset" w:sz="6" w:space="0" w:color="auto"/>
            </w:tcBorders>
            <w:shd w:val="clear" w:color="auto" w:fill="CCCCCC"/>
            <w:vAlign w:val="center"/>
            <w:hideMark/>
          </w:tcPr>
          <w:p w14:paraId="7725A5F2" w14:textId="77777777" w:rsidR="00443F20" w:rsidRPr="00443F20" w:rsidRDefault="00443F20" w:rsidP="00853754">
            <w:pPr>
              <w:pStyle w:val="NormalWeb"/>
              <w:spacing w:before="0" w:beforeAutospacing="0" w:after="0" w:afterAutospacing="0" w:line="276" w:lineRule="auto"/>
              <w:ind w:left="450" w:hanging="450"/>
              <w:jc w:val="center"/>
              <w:rPr>
                <w:rFonts w:asciiTheme="majorHAnsi" w:hAnsiTheme="majorHAnsi" w:cstheme="majorHAnsi"/>
                <w:color w:val="000000" w:themeColor="text1"/>
              </w:rPr>
            </w:pPr>
            <w:r w:rsidRPr="00443F20">
              <w:rPr>
                <w:rFonts w:asciiTheme="majorHAnsi" w:hAnsiTheme="majorHAnsi" w:cstheme="majorHAnsi"/>
                <w:color w:val="000000" w:themeColor="text1"/>
              </w:rPr>
              <w:t>W(i) determination criterial</w:t>
            </w:r>
          </w:p>
        </w:tc>
      </w:tr>
      <w:tr w:rsidR="00443F20" w:rsidRPr="00443F20" w14:paraId="698147D4" w14:textId="77777777" w:rsidTr="00853754">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26E064" w14:textId="77777777" w:rsidR="00443F20" w:rsidRPr="00443F20" w:rsidRDefault="00443F20" w:rsidP="00853754">
            <w:pPr>
              <w:pStyle w:val="NormalWeb"/>
              <w:spacing w:before="0" w:beforeAutospacing="0" w:after="0" w:afterAutospacing="0" w:line="276" w:lineRule="auto"/>
              <w:ind w:left="450" w:right="-392" w:hanging="450"/>
              <w:jc w:val="center"/>
              <w:rPr>
                <w:rFonts w:asciiTheme="majorHAnsi" w:hAnsiTheme="majorHAnsi" w:cstheme="majorHAnsi"/>
                <w:color w:val="000000" w:themeColor="text1"/>
              </w:rPr>
            </w:pPr>
            <w:r w:rsidRPr="00443F20">
              <w:rPr>
                <w:rFonts w:asciiTheme="majorHAnsi" w:hAnsiTheme="majorHAnsi" w:cstheme="majorHAnsi"/>
                <w:color w:val="000000" w:themeColor="text1"/>
              </w:rPr>
              <w:t>cri-RI-PMI-CQI or cri-RI-LI-PMI-CQI</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7B1FD7" w14:textId="77777777" w:rsidR="00443F20" w:rsidRPr="00443F20" w:rsidRDefault="00443F20" w:rsidP="00853754">
            <w:pPr>
              <w:spacing w:after="0" w:line="276" w:lineRule="auto"/>
              <w:ind w:left="450" w:hanging="450"/>
              <w:jc w:val="center"/>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PMI Report from UE</w:t>
            </w:r>
          </w:p>
        </w:tc>
      </w:tr>
      <w:tr w:rsidR="00443F20" w:rsidRPr="00443F20" w14:paraId="0A5C20D9" w14:textId="77777777" w:rsidTr="00853754">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AD9038" w14:textId="77777777" w:rsidR="00443F20" w:rsidRPr="00443F20" w:rsidRDefault="00443F20" w:rsidP="00853754">
            <w:pPr>
              <w:pStyle w:val="NormalWeb"/>
              <w:spacing w:before="0" w:beforeAutospacing="0" w:after="0" w:afterAutospacing="0" w:line="276" w:lineRule="auto"/>
              <w:ind w:left="450" w:hanging="450"/>
              <w:jc w:val="center"/>
              <w:rPr>
                <w:rFonts w:asciiTheme="majorHAnsi" w:hAnsiTheme="majorHAnsi" w:cstheme="majorHAnsi"/>
                <w:color w:val="000000" w:themeColor="text1"/>
              </w:rPr>
            </w:pPr>
            <w:r w:rsidRPr="00443F20">
              <w:rPr>
                <w:rFonts w:asciiTheme="majorHAnsi" w:hAnsiTheme="majorHAnsi" w:cstheme="majorHAnsi"/>
                <w:color w:val="000000" w:themeColor="text1"/>
              </w:rPr>
              <w:t>cri-RI-CQI</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828604" w14:textId="77777777" w:rsidR="00443F20" w:rsidRPr="00443F20" w:rsidRDefault="00443F20" w:rsidP="00853754">
            <w:pPr>
              <w:spacing w:after="0" w:line="276" w:lineRule="auto"/>
              <w:ind w:left="450" w:hanging="450"/>
              <w:jc w:val="center"/>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The process described in 38.214-5.2.1.4.2</w:t>
            </w:r>
          </w:p>
        </w:tc>
      </w:tr>
      <w:tr w:rsidR="00443F20" w:rsidRPr="00443F20" w14:paraId="650398D9" w14:textId="77777777" w:rsidTr="00853754">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64CCB3" w14:textId="77777777" w:rsidR="00443F20" w:rsidRPr="00443F20" w:rsidRDefault="00443F20" w:rsidP="00853754">
            <w:pPr>
              <w:pStyle w:val="NormalWeb"/>
              <w:spacing w:before="0" w:beforeAutospacing="0" w:after="0" w:afterAutospacing="0" w:line="276" w:lineRule="auto"/>
              <w:ind w:left="450" w:hanging="450"/>
              <w:jc w:val="center"/>
              <w:rPr>
                <w:rFonts w:asciiTheme="majorHAnsi" w:hAnsiTheme="majorHAnsi" w:cstheme="majorHAnsi"/>
                <w:color w:val="000000" w:themeColor="text1"/>
              </w:rPr>
            </w:pPr>
            <w:r w:rsidRPr="00443F20">
              <w:rPr>
                <w:rFonts w:asciiTheme="majorHAnsi" w:hAnsiTheme="majorHAnsi" w:cstheme="majorHAnsi"/>
                <w:color w:val="000000" w:themeColor="text1"/>
              </w:rPr>
              <w:t>cri-RI-i1-CQI</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0D946B" w14:textId="77777777" w:rsidR="00443F20" w:rsidRPr="00443F20" w:rsidRDefault="00443F20" w:rsidP="00853754">
            <w:pPr>
              <w:spacing w:after="0" w:line="276" w:lineRule="auto"/>
              <w:ind w:left="450" w:hanging="450"/>
              <w:jc w:val="center"/>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i1 Report from UE</w:t>
            </w:r>
          </w:p>
        </w:tc>
      </w:tr>
    </w:tbl>
    <w:p w14:paraId="50FBE981" w14:textId="77777777" w:rsidR="00853754" w:rsidRDefault="00853754"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1" w:name="Mapping_to_VRB"/>
    </w:p>
    <w:p w14:paraId="560B9DB7" w14:textId="1A1FCCAE"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(11) Mapping to VRB</w:t>
      </w:r>
      <w:bookmarkEnd w:id="21"/>
    </w:p>
    <w:p w14:paraId="30C5A0BD" w14:textId="77777777" w:rsidR="005D2056" w:rsidRDefault="00853754"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53754">
        <w:rPr>
          <w:rFonts w:asciiTheme="majorHAnsi" w:hAnsiTheme="majorHAnsi" w:cstheme="majorHAnsi"/>
          <w:color w:val="000000" w:themeColor="text1"/>
        </w:rPr>
        <w:t xml:space="preserve">Đối với mỗi bước ăng-ten, một lưới tài nguyên ảo sẽ được tạo. Trong lưới tài nguyên, điền vào từng thành phần tài nguyên (RE) dữ liệu PDSCH từ RE ở tần số thấp nhất đến tần số cao hơn. Khi nó đạt đến RE ở tần số cao nhất của khối tài nguyên PDSCH được chỉ định, di chuyển đến RE ở tần số thấp nhất của ký hiệu OFDM tiếp theo.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2"/>
        <w:gridCol w:w="5164"/>
      </w:tblGrid>
      <w:tr w:rsidR="003B609B" w14:paraId="2E616F5F" w14:textId="77777777" w:rsidTr="00FF1839">
        <w:tc>
          <w:tcPr>
            <w:tcW w:w="4862" w:type="dxa"/>
          </w:tcPr>
          <w:p w14:paraId="19E9BD37" w14:textId="2A4D291D" w:rsidR="003B609B" w:rsidRPr="00443F20" w:rsidRDefault="00FF1839" w:rsidP="00FF1839">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FF1839">
              <w:rPr>
                <w:rFonts w:asciiTheme="majorHAnsi" w:hAnsiTheme="majorHAnsi" w:cstheme="majorHAnsi"/>
                <w:color w:val="000000" w:themeColor="text1"/>
              </w:rPr>
              <w:t xml:space="preserve">- </w:t>
            </w:r>
            <w:r w:rsidR="003B609B">
              <w:rPr>
                <w:rFonts w:asciiTheme="majorHAnsi" w:hAnsiTheme="majorHAnsi" w:cstheme="majorHAnsi"/>
                <w:color w:val="000000" w:themeColor="text1"/>
              </w:rPr>
              <w:t>Tuy nhiên, k</w:t>
            </w:r>
            <w:r w:rsidR="003B609B" w:rsidRPr="00853754">
              <w:rPr>
                <w:rFonts w:asciiTheme="majorHAnsi" w:hAnsiTheme="majorHAnsi" w:cstheme="majorHAnsi"/>
                <w:color w:val="000000" w:themeColor="text1"/>
              </w:rPr>
              <w:t>hông nên sử dụng RE được chỉ</w:t>
            </w:r>
            <w:r w:rsidRPr="00FF1839">
              <w:rPr>
                <w:rFonts w:asciiTheme="majorHAnsi" w:hAnsiTheme="majorHAnsi" w:cstheme="majorHAnsi"/>
                <w:color w:val="000000" w:themeColor="text1"/>
              </w:rPr>
              <w:t xml:space="preserve"> </w:t>
            </w:r>
            <w:r w:rsidR="003B609B" w:rsidRPr="00853754">
              <w:rPr>
                <w:rFonts w:asciiTheme="majorHAnsi" w:hAnsiTheme="majorHAnsi" w:cstheme="majorHAnsi"/>
                <w:color w:val="000000" w:themeColor="text1"/>
              </w:rPr>
              <w:t>định</w:t>
            </w:r>
            <w:r w:rsidR="003B609B" w:rsidRPr="003B609B">
              <w:rPr>
                <w:rFonts w:asciiTheme="majorHAnsi" w:hAnsiTheme="majorHAnsi" w:cstheme="majorHAnsi"/>
                <w:color w:val="000000" w:themeColor="text1"/>
              </w:rPr>
              <w:t xml:space="preserve"> khi</w:t>
            </w:r>
            <w:r w:rsidR="003B609B" w:rsidRPr="00443F20">
              <w:rPr>
                <w:rFonts w:asciiTheme="majorHAnsi" w:hAnsiTheme="majorHAnsi" w:cstheme="majorHAnsi"/>
                <w:color w:val="000000" w:themeColor="text1"/>
              </w:rPr>
              <w:t>:</w:t>
            </w:r>
          </w:p>
          <w:p w14:paraId="370C9417" w14:textId="77777777" w:rsidR="003B609B" w:rsidRPr="005D2056" w:rsidRDefault="003B609B" w:rsidP="003B609B">
            <w:pPr>
              <w:pStyle w:val="Normal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RE được gán cho DMRS liên kết với PDSCH được truyền đi</w:t>
            </w:r>
          </w:p>
          <w:p w14:paraId="7899F72A" w14:textId="77777777" w:rsidR="003B609B" w:rsidRPr="005D2056" w:rsidRDefault="003B609B" w:rsidP="003B609B">
            <w:pPr>
              <w:pStyle w:val="Normal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xml:space="preserve">• RE được chỉ định cho DMRS dành cho các UE được đồng </w:t>
            </w:r>
            <w:r>
              <w:rPr>
                <w:rFonts w:asciiTheme="majorHAnsi" w:eastAsiaTheme="minorEastAsia" w:hAnsiTheme="majorHAnsi" w:cstheme="majorHAnsi"/>
                <w:color w:val="000000" w:themeColor="text1"/>
                <w:kern w:val="2"/>
              </w:rPr>
              <w:t xml:space="preserve">lặp lịch </w:t>
            </w:r>
            <w:r w:rsidRPr="005D2056">
              <w:rPr>
                <w:rFonts w:asciiTheme="majorHAnsi" w:eastAsiaTheme="minorEastAsia" w:hAnsiTheme="majorHAnsi" w:cstheme="majorHAnsi"/>
                <w:color w:val="000000" w:themeColor="text1"/>
                <w:kern w:val="2"/>
              </w:rPr>
              <w:t>khác</w:t>
            </w:r>
          </w:p>
          <w:p w14:paraId="45AC0B08" w14:textId="77777777" w:rsidR="003B609B" w:rsidRPr="005D2056" w:rsidRDefault="003B609B" w:rsidP="003B609B">
            <w:pPr>
              <w:pStyle w:val="Normal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RE cho CSI-RS công suất khác 0, ngoại trừ CSI-RS công suất khác 0 được định cấu hình bởi tham số lớp cao hơn CSI-RS-Resource-Mobility trong MeasObjectNR IE.</w:t>
            </w:r>
          </w:p>
          <w:p w14:paraId="743006A6" w14:textId="77777777" w:rsidR="003B609B" w:rsidRPr="005D2056" w:rsidRDefault="003B609B" w:rsidP="003B609B">
            <w:pPr>
              <w:pStyle w:val="Normal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RE cho PTRS</w:t>
            </w:r>
          </w:p>
          <w:p w14:paraId="717BF8DA" w14:textId="77777777" w:rsidR="003B609B" w:rsidRDefault="003B609B" w:rsidP="003B609B">
            <w:pPr>
              <w:pStyle w:val="Normal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xml:space="preserve">• RE được khai báo là </w:t>
            </w:r>
            <w:r>
              <w:rPr>
                <w:rFonts w:asciiTheme="majorHAnsi" w:eastAsiaTheme="minorEastAsia" w:hAnsiTheme="majorHAnsi" w:cstheme="majorHAnsi"/>
                <w:color w:val="000000" w:themeColor="text1"/>
                <w:kern w:val="2"/>
              </w:rPr>
              <w:t>“</w:t>
            </w:r>
            <w:r w:rsidRPr="005D2056">
              <w:rPr>
                <w:rFonts w:asciiTheme="majorHAnsi" w:eastAsiaTheme="minorEastAsia" w:hAnsiTheme="majorHAnsi" w:cstheme="majorHAnsi"/>
                <w:color w:val="000000" w:themeColor="text1"/>
                <w:kern w:val="2"/>
              </w:rPr>
              <w:t xml:space="preserve">không có sẵn cho </w:t>
            </w:r>
            <w:r>
              <w:rPr>
                <w:rFonts w:asciiTheme="majorHAnsi" w:eastAsiaTheme="minorEastAsia" w:hAnsiTheme="majorHAnsi" w:cstheme="majorHAnsi"/>
                <w:color w:val="000000" w:themeColor="text1"/>
                <w:kern w:val="2"/>
              </w:rPr>
              <w:t>PDSCH”</w:t>
            </w:r>
          </w:p>
          <w:p w14:paraId="2491CCA9" w14:textId="77777777" w:rsidR="003B609B" w:rsidRDefault="003B609B" w:rsidP="004605B6">
            <w:pPr>
              <w:pStyle w:val="NormalWeb"/>
              <w:spacing w:before="0" w:beforeAutospacing="0" w:after="0" w:afterAutospacing="0" w:line="276" w:lineRule="auto"/>
              <w:jc w:val="both"/>
              <w:rPr>
                <w:rFonts w:asciiTheme="majorHAnsi" w:hAnsiTheme="majorHAnsi" w:cstheme="majorHAnsi"/>
                <w:color w:val="000000" w:themeColor="text1"/>
              </w:rPr>
            </w:pPr>
          </w:p>
        </w:tc>
        <w:tc>
          <w:tcPr>
            <w:tcW w:w="5164" w:type="dxa"/>
          </w:tcPr>
          <w:p w14:paraId="086539A7" w14:textId="3B555256" w:rsidR="003B609B" w:rsidRDefault="003B609B" w:rsidP="004605B6">
            <w:pPr>
              <w:pStyle w:val="NormalWeb"/>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344837C" wp14:editId="06750883">
                  <wp:extent cx="3142242" cy="3646241"/>
                  <wp:effectExtent l="0" t="0" r="0" b="0"/>
                  <wp:docPr id="1132891166" name="Hình ảnh 22"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91166" name="Hình ảnh 22" descr="Ảnh có chứa biểu đồ, văn bản, hàng, ảnh chụp màn hình&#10;&#10;Mô tả được tạo tự độ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7113" cy="3651894"/>
                          </a:xfrm>
                          <a:prstGeom prst="rect">
                            <a:avLst/>
                          </a:prstGeom>
                          <a:noFill/>
                          <a:ln>
                            <a:noFill/>
                          </a:ln>
                        </pic:spPr>
                      </pic:pic>
                    </a:graphicData>
                  </a:graphic>
                </wp:inline>
              </w:drawing>
            </w:r>
          </w:p>
        </w:tc>
      </w:tr>
    </w:tbl>
    <w:p w14:paraId="2092A352" w14:textId="77777777" w:rsidR="00CC19EC" w:rsidRDefault="00FF1839" w:rsidP="00C902E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FF1839">
        <w:rPr>
          <w:rFonts w:asciiTheme="majorHAnsi" w:hAnsiTheme="majorHAnsi" w:cstheme="majorHAnsi"/>
          <w:color w:val="000000" w:themeColor="text1"/>
        </w:rPr>
        <w:t xml:space="preserve">- </w:t>
      </w:r>
      <w:r w:rsidRPr="00017076">
        <w:rPr>
          <w:rFonts w:asciiTheme="majorHAnsi" w:hAnsiTheme="majorHAnsi" w:cstheme="majorHAnsi"/>
          <w:color w:val="000000" w:themeColor="text1"/>
        </w:rPr>
        <w:t>V</w:t>
      </w:r>
      <w:r w:rsidRPr="00FF1839">
        <w:rPr>
          <w:rFonts w:asciiTheme="majorHAnsi" w:hAnsiTheme="majorHAnsi" w:cstheme="majorHAnsi"/>
          <w:color w:val="000000" w:themeColor="text1"/>
        </w:rPr>
        <w:t xml:space="preserve">ới mỗi cổng ăng ten được sử dụng để truyền kênh vật lý, giả sử khối ký hiệu có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y</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m:t>
            </m:r>
          </m:sub>
          <m:sup>
            <m:r>
              <m:rPr>
                <m:sty m:val="p"/>
              </m:rPr>
              <w:rPr>
                <w:rFonts w:ascii="Cambria Math" w:hAnsi="Cambria Math" w:cstheme="majorHAnsi"/>
                <w:color w:val="000000" w:themeColor="text1"/>
              </w:rPr>
              <m:t>ap</m:t>
            </m:r>
          </m:sup>
        </m:sSubSup>
        <m:r>
          <m:rPr>
            <m:sty m:val="p"/>
          </m:rPr>
          <w:rPr>
            <w:rFonts w:ascii="Cambria Math" w:hAnsi="Cambria Math" w:cstheme="majorHAnsi"/>
            <w:color w:val="000000" w:themeColor="text1"/>
          </w:rPr>
          <m:t xml:space="preserve">-1)  </m:t>
        </m:r>
      </m:oMath>
      <w:r w:rsidRPr="00FF1839">
        <w:rPr>
          <w:rFonts w:asciiTheme="majorHAnsi" w:hAnsiTheme="majorHAnsi" w:cstheme="majorHAnsi"/>
          <w:color w:val="000000" w:themeColor="text1"/>
        </w:rPr>
        <w:t xml:space="preserve"> phù hợp với phân bổ công suất đường xuống </w:t>
      </w:r>
      <w:r w:rsidR="00C76609">
        <w:rPr>
          <w:rFonts w:asciiTheme="majorHAnsi" w:hAnsiTheme="majorHAnsi" w:cstheme="majorHAnsi"/>
          <w:color w:val="000000" w:themeColor="text1"/>
        </w:rPr>
        <w:t xml:space="preserve">và </w:t>
      </w:r>
      <w:r w:rsidRPr="00FF1839">
        <w:rPr>
          <w:rFonts w:asciiTheme="majorHAnsi" w:hAnsiTheme="majorHAnsi" w:cstheme="majorHAnsi"/>
          <w:color w:val="000000" w:themeColor="text1"/>
        </w:rPr>
        <w:t xml:space="preserve">được ánh xạ theo trình </w:t>
      </w:r>
      <w:r w:rsidRPr="00FF1839">
        <w:rPr>
          <w:rFonts w:asciiTheme="majorHAnsi" w:hAnsiTheme="majorHAnsi" w:cstheme="majorHAnsi"/>
          <w:color w:val="000000" w:themeColor="text1"/>
        </w:rPr>
        <w:lastRenderedPageBreak/>
        <w:t xml:space="preserve">tự bắt đầu từ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oMath>
      <w:r w:rsidRPr="00FF1839">
        <w:rPr>
          <w:rFonts w:asciiTheme="majorHAnsi" w:hAnsiTheme="majorHAnsi" w:cstheme="majorHAnsi"/>
          <w:color w:val="000000" w:themeColor="text1"/>
        </w:rPr>
        <w:t xml:space="preserve">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FF1839">
        <w:rPr>
          <w:rFonts w:asciiTheme="majorHAnsi" w:hAnsiTheme="majorHAnsi" w:cstheme="majorHAnsi"/>
          <w:color w:val="000000" w:themeColor="text1"/>
        </w:rPr>
        <w:t xml:space="preserve"> trong các khối tài nguyên ảo được gán cho truyền đáp ứng tất cả các tiêu chí sau: </w:t>
      </w:r>
    </w:p>
    <w:p w14:paraId="78659122" w14:textId="77777777" w:rsidR="00CC19EC" w:rsidRDefault="00CC19EC" w:rsidP="00C902E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w:t>
      </w:r>
      <w:r w:rsidR="00FF1839" w:rsidRPr="00FF1839">
        <w:rPr>
          <w:rFonts w:asciiTheme="majorHAnsi" w:hAnsiTheme="majorHAnsi" w:cstheme="majorHAnsi"/>
          <w:color w:val="000000" w:themeColor="text1"/>
        </w:rPr>
        <w:t xml:space="preserve">ằm trong các khối tài nguyên ảo được chỉ định để truyền tải; </w:t>
      </w:r>
    </w:p>
    <w:p w14:paraId="24ED52DF" w14:textId="77777777" w:rsidR="00CC19EC" w:rsidRDefault="00CC19EC" w:rsidP="00C902E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00FF1839" w:rsidRPr="00FF1839">
        <w:rPr>
          <w:rFonts w:asciiTheme="majorHAnsi" w:hAnsiTheme="majorHAnsi" w:cstheme="majorHAnsi"/>
          <w:color w:val="000000" w:themeColor="text1"/>
        </w:rPr>
        <w:t>ác khối tài nguyên vật lý tương ứng được khai báo là có sẵn cho PDSCH theo mục 5.1.4 của [6, TS 38.214];</w:t>
      </w:r>
    </w:p>
    <w:p w14:paraId="2CA45030" w14:textId="77777777" w:rsidR="00CC19EC" w:rsidRDefault="00CC19EC" w:rsidP="00C902E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00FF1839" w:rsidRPr="00FF1839">
        <w:rPr>
          <w:rFonts w:asciiTheme="majorHAnsi" w:hAnsiTheme="majorHAnsi" w:cstheme="majorHAnsi"/>
          <w:color w:val="000000" w:themeColor="text1"/>
        </w:rPr>
        <w:t xml:space="preserve">ác phần tử tài nguyên tương ứng trong các khối tài nguyên vật lý tương ứng </w:t>
      </w:r>
    </w:p>
    <w:p w14:paraId="7A5E0797" w14:textId="169EEB8E" w:rsidR="00443F20" w:rsidRDefault="008E68E9" w:rsidP="00C902E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FF1839" w:rsidRPr="008E68E9">
        <w:rPr>
          <w:rFonts w:asciiTheme="majorHAnsi" w:hAnsiTheme="majorHAnsi" w:cstheme="majorHAnsi"/>
          <w:color w:val="000000" w:themeColor="text1"/>
        </w:rPr>
        <w:t xml:space="preserve">Ánh xạ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00FF1839" w:rsidRPr="008E68E9">
        <w:rPr>
          <w:rFonts w:asciiTheme="majorHAnsi" w:hAnsiTheme="majorHAnsi" w:cstheme="majorHAnsi"/>
          <w:color w:val="000000" w:themeColor="text1"/>
        </w:rPr>
        <w:t xml:space="preserve">, được phân bổ cho PDSCH theo [6, TS 38.214] và không dành riêng cho các các mục đích </w:t>
      </w:r>
      <w:r w:rsidR="00C902E1" w:rsidRPr="008E68E9">
        <w:rPr>
          <w:rFonts w:asciiTheme="majorHAnsi" w:hAnsiTheme="majorHAnsi" w:cstheme="majorHAnsi"/>
          <w:color w:val="000000" w:themeColor="text1"/>
        </w:rPr>
        <w:t xml:space="preserve">khác </w:t>
      </w:r>
      <w:r w:rsidR="00FF1839" w:rsidRPr="008E68E9">
        <w:rPr>
          <w:rFonts w:asciiTheme="majorHAnsi" w:hAnsiTheme="majorHAnsi" w:cstheme="majorHAnsi"/>
          <w:color w:val="000000" w:themeColor="text1"/>
        </w:rPr>
        <w:t xml:space="preserve">sẽ theo thứ tự tăng dần đầu tiên là chỉ số </w:t>
      </w:r>
      <w:r w:rsidR="00FF1839" w:rsidRPr="00C902E1">
        <w:rPr>
          <w:rFonts w:asciiTheme="majorHAnsi" w:hAnsiTheme="majorHAnsi" w:cstheme="majorHAnsi"/>
          <w:i/>
          <w:iCs/>
          <w:color w:val="000000" w:themeColor="text1"/>
        </w:rPr>
        <w:t>k′</w:t>
      </w:r>
      <w:r w:rsidR="00FF1839" w:rsidRPr="008E68E9">
        <w:rPr>
          <w:rFonts w:asciiTheme="majorHAnsi" w:hAnsiTheme="majorHAnsi" w:cstheme="majorHAnsi"/>
          <w:color w:val="000000" w:themeColor="text1"/>
        </w:rPr>
        <w:t xml:space="preserve"> trên các khối tài nguyên ảo được chỉ định, trong đó </w:t>
      </w:r>
      <w:r w:rsidR="00FF1839" w:rsidRPr="00C902E1">
        <w:rPr>
          <w:rFonts w:asciiTheme="majorHAnsi" w:hAnsiTheme="majorHAnsi" w:cstheme="majorHAnsi"/>
          <w:i/>
          <w:iCs/>
          <w:color w:val="000000" w:themeColor="text1"/>
        </w:rPr>
        <w:t>k′</w:t>
      </w:r>
      <w:r w:rsidR="00FF1839" w:rsidRPr="008E68E9">
        <w:rPr>
          <w:rFonts w:asciiTheme="majorHAnsi" w:hAnsiTheme="majorHAnsi" w:cstheme="majorHAnsi"/>
          <w:color w:val="000000" w:themeColor="text1"/>
        </w:rPr>
        <w:t xml:space="preserve"> = 0 là sóng mang con đầu tiên trong khối tài nguyên ảo được đánh số thấp nhất được chỉ định để truyền và sau đó là </w:t>
      </w:r>
      <w:r w:rsidR="00C902E1">
        <w:rPr>
          <w:rFonts w:asciiTheme="majorHAnsi" w:hAnsiTheme="majorHAnsi" w:cstheme="majorHAnsi"/>
          <w:color w:val="000000" w:themeColor="text1"/>
        </w:rPr>
        <w:t xml:space="preserve">index </w:t>
      </w:r>
      <w:r w:rsidR="00FF1839" w:rsidRPr="008E68E9">
        <w:rPr>
          <w:rFonts w:asciiTheme="majorHAnsi" w:hAnsiTheme="majorHAnsi" w:cstheme="majorHAnsi"/>
          <w:color w:val="000000" w:themeColor="text1"/>
        </w:rPr>
        <w:t>l .</w:t>
      </w:r>
    </w:p>
    <w:p w14:paraId="1B427764" w14:textId="77777777" w:rsidR="00C902E1" w:rsidRPr="008E68E9" w:rsidRDefault="00C902E1" w:rsidP="00C902E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04561B6D" w14:textId="77777777" w:rsidR="00443F20" w:rsidRPr="00443F20" w:rsidRDefault="00443F20" w:rsidP="004605B6">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2" w:name="Mapping_from_virtual_to_physical_resourc"/>
      <w:r w:rsidRPr="00443F20">
        <w:rPr>
          <w:rFonts w:asciiTheme="majorHAnsi" w:hAnsiTheme="majorHAnsi" w:cstheme="majorHAnsi"/>
          <w:color w:val="000000" w:themeColor="text1"/>
          <w:sz w:val="24"/>
          <w:szCs w:val="24"/>
        </w:rPr>
        <w:t>(12) Mapping from virtual to physical resource blocks</w:t>
      </w:r>
      <w:bookmarkEnd w:id="22"/>
    </w:p>
    <w:p w14:paraId="020CBAA4" w14:textId="77777777" w:rsidR="00804341" w:rsidRDefault="0080434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04341">
        <w:rPr>
          <w:rFonts w:asciiTheme="majorHAnsi" w:hAnsiTheme="majorHAnsi" w:cstheme="majorHAnsi"/>
          <w:color w:val="000000" w:themeColor="text1"/>
        </w:rPr>
        <w:t>Bước này là quá trình ánh xạ (chuyển đổi) khối tài nguyên ảo (lưới tài nguyên) thành khối tài nguyên vật lý (lưới tài nguyên).</w:t>
      </w:r>
    </w:p>
    <w:p w14:paraId="652843CB" w14:textId="2655B455" w:rsidR="00443F20" w:rsidRDefault="00804341" w:rsidP="004605B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04341">
        <w:rPr>
          <w:rFonts w:asciiTheme="majorHAnsi" w:hAnsiTheme="majorHAnsi" w:cstheme="majorHAnsi"/>
          <w:color w:val="000000" w:themeColor="text1"/>
        </w:rPr>
        <w:t>Hai loại ánh xạ khác nhau được hỗ trợ trong 5G</w:t>
      </w:r>
      <w:r w:rsidR="00443F20" w:rsidRPr="00443F20">
        <w:rPr>
          <w:rFonts w:asciiTheme="majorHAnsi" w:hAnsiTheme="majorHAnsi" w:cstheme="majorHAnsi"/>
          <w:color w:val="000000" w:themeColor="text1"/>
        </w:rPr>
        <w:t>.</w:t>
      </w:r>
      <w:r w:rsidR="00B91FE4">
        <w:rPr>
          <w:rFonts w:asciiTheme="majorHAnsi" w:hAnsiTheme="majorHAnsi" w:cstheme="majorHAnsi"/>
          <w:color w:val="000000" w:themeColor="text1"/>
        </w:rPr>
        <w:t xml:space="preserve"> </w:t>
      </w:r>
      <w:r w:rsidR="005869B4" w:rsidRPr="00443F20">
        <w:rPr>
          <w:rFonts w:asciiTheme="majorHAnsi" w:hAnsiTheme="majorHAnsi" w:cstheme="majorHAnsi"/>
          <w:color w:val="000000" w:themeColor="text1"/>
        </w:rPr>
        <w:t>Non-Interleaved Mapping</w:t>
      </w:r>
      <w:r w:rsidR="005869B4">
        <w:rPr>
          <w:rFonts w:asciiTheme="majorHAnsi" w:hAnsiTheme="majorHAnsi" w:cstheme="majorHAnsi"/>
          <w:color w:val="000000" w:themeColor="text1"/>
        </w:rPr>
        <w:t xml:space="preserve"> và </w:t>
      </w:r>
      <w:r w:rsidR="005869B4" w:rsidRPr="00443F20">
        <w:rPr>
          <w:rFonts w:asciiTheme="majorHAnsi" w:hAnsiTheme="majorHAnsi" w:cstheme="majorHAnsi"/>
          <w:color w:val="000000" w:themeColor="text1"/>
        </w:rPr>
        <w:t>Interleaved Mapping</w:t>
      </w:r>
    </w:p>
    <w:tbl>
      <w:tblPr>
        <w:tblStyle w:val="TableGrid"/>
        <w:tblW w:w="0" w:type="auto"/>
        <w:tblLayout w:type="fixed"/>
        <w:tblLook w:val="04A0" w:firstRow="1" w:lastRow="0" w:firstColumn="1" w:lastColumn="0" w:noHBand="0" w:noVBand="1"/>
      </w:tblPr>
      <w:tblGrid>
        <w:gridCol w:w="828"/>
        <w:gridCol w:w="4594"/>
        <w:gridCol w:w="4604"/>
      </w:tblGrid>
      <w:tr w:rsidR="00875465" w14:paraId="5BD890B7" w14:textId="77777777" w:rsidTr="00875465">
        <w:tc>
          <w:tcPr>
            <w:tcW w:w="828" w:type="dxa"/>
          </w:tcPr>
          <w:p w14:paraId="0CE06028" w14:textId="77777777" w:rsidR="00713270" w:rsidRPr="00713270" w:rsidRDefault="00713270" w:rsidP="00713270">
            <w:pPr>
              <w:pStyle w:val="NormalWeb"/>
              <w:spacing w:before="0" w:beforeAutospacing="0" w:after="0" w:afterAutospacing="0" w:line="276" w:lineRule="auto"/>
              <w:jc w:val="center"/>
              <w:rPr>
                <w:rFonts w:asciiTheme="majorHAnsi" w:hAnsiTheme="majorHAnsi" w:cstheme="majorHAnsi"/>
                <w:b/>
                <w:bCs/>
                <w:color w:val="000000" w:themeColor="text1"/>
              </w:rPr>
            </w:pPr>
          </w:p>
        </w:tc>
        <w:tc>
          <w:tcPr>
            <w:tcW w:w="4594" w:type="dxa"/>
          </w:tcPr>
          <w:p w14:paraId="0553C623" w14:textId="48AF6C73" w:rsidR="00713270" w:rsidRPr="00713270" w:rsidRDefault="00713270" w:rsidP="00713270">
            <w:pPr>
              <w:pStyle w:val="NormalWeb"/>
              <w:spacing w:before="0" w:beforeAutospacing="0" w:after="0" w:afterAutospacing="0" w:line="276" w:lineRule="auto"/>
              <w:jc w:val="center"/>
              <w:rPr>
                <w:rFonts w:asciiTheme="majorHAnsi" w:hAnsiTheme="majorHAnsi" w:cstheme="majorHAnsi"/>
                <w:b/>
                <w:bCs/>
                <w:color w:val="000000" w:themeColor="text1"/>
              </w:rPr>
            </w:pPr>
            <w:r w:rsidRPr="00713270">
              <w:rPr>
                <w:rFonts w:asciiTheme="majorHAnsi" w:hAnsiTheme="majorHAnsi" w:cstheme="majorHAnsi"/>
                <w:b/>
                <w:bCs/>
                <w:color w:val="000000" w:themeColor="text1"/>
              </w:rPr>
              <w:t>Non-Interleaved Mapping</w:t>
            </w:r>
          </w:p>
        </w:tc>
        <w:tc>
          <w:tcPr>
            <w:tcW w:w="4604" w:type="dxa"/>
          </w:tcPr>
          <w:p w14:paraId="79E4DBFE" w14:textId="5BCAD824" w:rsidR="00713270" w:rsidRPr="00713270" w:rsidRDefault="00713270" w:rsidP="00713270">
            <w:pPr>
              <w:pStyle w:val="NormalWeb"/>
              <w:spacing w:before="0" w:beforeAutospacing="0" w:after="0" w:afterAutospacing="0" w:line="276" w:lineRule="auto"/>
              <w:jc w:val="center"/>
              <w:rPr>
                <w:rFonts w:asciiTheme="majorHAnsi" w:hAnsiTheme="majorHAnsi" w:cstheme="majorHAnsi"/>
                <w:b/>
                <w:bCs/>
                <w:color w:val="000000" w:themeColor="text1"/>
              </w:rPr>
            </w:pPr>
            <w:r w:rsidRPr="00713270">
              <w:rPr>
                <w:rFonts w:asciiTheme="majorHAnsi" w:hAnsiTheme="majorHAnsi" w:cstheme="majorHAnsi"/>
                <w:b/>
                <w:bCs/>
                <w:color w:val="000000" w:themeColor="text1"/>
              </w:rPr>
              <w:t>Interleaved Mapping</w:t>
            </w:r>
          </w:p>
        </w:tc>
      </w:tr>
      <w:tr w:rsidR="00875465" w14:paraId="5A60C4D1" w14:textId="77777777" w:rsidTr="00875465">
        <w:tc>
          <w:tcPr>
            <w:tcW w:w="828" w:type="dxa"/>
          </w:tcPr>
          <w:p w14:paraId="1A7486B8" w14:textId="76048C05" w:rsidR="00713270" w:rsidRPr="00804341" w:rsidRDefault="00320E50" w:rsidP="00BC4777">
            <w:pPr>
              <w:shd w:val="clear" w:color="auto" w:fill="FFFFFF"/>
              <w:spacing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Định nghĩa</w:t>
            </w:r>
          </w:p>
        </w:tc>
        <w:tc>
          <w:tcPr>
            <w:tcW w:w="4594" w:type="dxa"/>
          </w:tcPr>
          <w:p w14:paraId="40CB92F9" w14:textId="6FE11954" w:rsidR="00713270" w:rsidRPr="00443F20" w:rsidRDefault="00320E50" w:rsidP="00BC4777">
            <w:pPr>
              <w:shd w:val="clear" w:color="auto" w:fill="FFFFFF"/>
              <w:spacing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w:t>
            </w:r>
            <w:r w:rsidR="00713270" w:rsidRPr="00804341">
              <w:rPr>
                <w:rFonts w:asciiTheme="majorHAnsi" w:hAnsiTheme="majorHAnsi" w:cstheme="majorHAnsi"/>
                <w:color w:val="000000" w:themeColor="text1"/>
                <w:sz w:val="24"/>
                <w:szCs w:val="24"/>
              </w:rPr>
              <w:t xml:space="preserve">ác ký </w:t>
            </w:r>
            <w:r w:rsidR="00713270">
              <w:rPr>
                <w:rFonts w:asciiTheme="majorHAnsi" w:hAnsiTheme="majorHAnsi" w:cstheme="majorHAnsi"/>
                <w:color w:val="000000" w:themeColor="text1"/>
                <w:sz w:val="24"/>
                <w:szCs w:val="24"/>
              </w:rPr>
              <w:t xml:space="preserve">tự </w:t>
            </w:r>
            <w:r w:rsidR="00713270" w:rsidRPr="00804341">
              <w:rPr>
                <w:rFonts w:asciiTheme="majorHAnsi" w:hAnsiTheme="majorHAnsi" w:cstheme="majorHAnsi"/>
                <w:color w:val="000000" w:themeColor="text1"/>
                <w:sz w:val="24"/>
                <w:szCs w:val="24"/>
              </w:rPr>
              <w:t xml:space="preserve">đã điều chế và mã hóa trước được phân bổ cho các khối tài nguyên vật lý một cách liên tục và tuần tự. </w:t>
            </w:r>
            <w:r w:rsidR="00713270">
              <w:rPr>
                <w:rFonts w:asciiTheme="majorHAnsi" w:hAnsiTheme="majorHAnsi" w:cstheme="majorHAnsi"/>
                <w:color w:val="000000" w:themeColor="text1"/>
                <w:sz w:val="24"/>
                <w:szCs w:val="24"/>
              </w:rPr>
              <w:t xml:space="preserve">Cách </w:t>
            </w:r>
            <w:r w:rsidR="00713270" w:rsidRPr="00804341">
              <w:rPr>
                <w:rFonts w:asciiTheme="majorHAnsi" w:hAnsiTheme="majorHAnsi" w:cstheme="majorHAnsi"/>
                <w:color w:val="000000" w:themeColor="text1"/>
                <w:sz w:val="24"/>
                <w:szCs w:val="24"/>
              </w:rPr>
              <w:t>này đơn giản hóa quá trình ánh xạ nhưng có thể dẫn đến giảm phân tập tần số do các ký hiệu lân cận được truyền trên các sóng mang con liền kề</w:t>
            </w:r>
            <w:r w:rsidR="00713270" w:rsidRPr="00443F20">
              <w:rPr>
                <w:rFonts w:asciiTheme="majorHAnsi" w:hAnsiTheme="majorHAnsi" w:cstheme="majorHAnsi"/>
                <w:color w:val="000000" w:themeColor="text1"/>
                <w:sz w:val="24"/>
                <w:szCs w:val="24"/>
              </w:rPr>
              <w:t>.</w:t>
            </w:r>
          </w:p>
          <w:p w14:paraId="1E34969F" w14:textId="77777777" w:rsidR="00713270" w:rsidRDefault="00713270" w:rsidP="004605B6">
            <w:pPr>
              <w:pStyle w:val="NormalWeb"/>
              <w:spacing w:before="0" w:beforeAutospacing="0" w:after="0" w:afterAutospacing="0" w:line="276" w:lineRule="auto"/>
              <w:jc w:val="both"/>
              <w:rPr>
                <w:rFonts w:asciiTheme="majorHAnsi" w:hAnsiTheme="majorHAnsi" w:cstheme="majorHAnsi"/>
                <w:color w:val="000000" w:themeColor="text1"/>
              </w:rPr>
            </w:pPr>
          </w:p>
        </w:tc>
        <w:tc>
          <w:tcPr>
            <w:tcW w:w="4604" w:type="dxa"/>
          </w:tcPr>
          <w:p w14:paraId="628318F1" w14:textId="66A536B6" w:rsidR="00713270" w:rsidRDefault="00875465" w:rsidP="004605B6">
            <w:pPr>
              <w:pStyle w:val="NormalWeb"/>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C</w:t>
            </w:r>
            <w:r w:rsidR="00713270" w:rsidRPr="003655F5">
              <w:rPr>
                <w:rFonts w:asciiTheme="majorHAnsi" w:hAnsiTheme="majorHAnsi" w:cstheme="majorHAnsi"/>
                <w:color w:val="000000" w:themeColor="text1"/>
              </w:rPr>
              <w:t xml:space="preserve">ác ký </w:t>
            </w:r>
            <w:r w:rsidR="00713270">
              <w:rPr>
                <w:rFonts w:asciiTheme="majorHAnsi" w:hAnsiTheme="majorHAnsi" w:cstheme="majorHAnsi"/>
                <w:color w:val="000000" w:themeColor="text1"/>
              </w:rPr>
              <w:t xml:space="preserve">tự </w:t>
            </w:r>
            <w:r w:rsidR="00713270" w:rsidRPr="003655F5">
              <w:rPr>
                <w:rFonts w:asciiTheme="majorHAnsi" w:hAnsiTheme="majorHAnsi" w:cstheme="majorHAnsi"/>
                <w:color w:val="000000" w:themeColor="text1"/>
              </w:rPr>
              <w:t xml:space="preserve">đã điều chế và mã hóa trước được phân bổ cho các khối tài nguyên vật lý theo cách phân tán và không tuần tự. </w:t>
            </w:r>
            <w:r w:rsidR="00713270">
              <w:rPr>
                <w:rFonts w:asciiTheme="majorHAnsi" w:hAnsiTheme="majorHAnsi" w:cstheme="majorHAnsi"/>
                <w:color w:val="000000" w:themeColor="text1"/>
              </w:rPr>
              <w:t xml:space="preserve">Cách </w:t>
            </w:r>
            <w:r w:rsidR="00713270" w:rsidRPr="003655F5">
              <w:rPr>
                <w:rFonts w:asciiTheme="majorHAnsi" w:hAnsiTheme="majorHAnsi" w:cstheme="majorHAnsi"/>
                <w:color w:val="000000" w:themeColor="text1"/>
              </w:rPr>
              <w:t xml:space="preserve">này làm tăng tính đa dạng tần số bằng cách trải rộng các ký </w:t>
            </w:r>
            <w:r w:rsidR="00713270">
              <w:rPr>
                <w:rFonts w:asciiTheme="majorHAnsi" w:hAnsiTheme="majorHAnsi" w:cstheme="majorHAnsi"/>
                <w:color w:val="000000" w:themeColor="text1"/>
              </w:rPr>
              <w:t xml:space="preserve">tự </w:t>
            </w:r>
            <w:r w:rsidR="00713270" w:rsidRPr="003655F5">
              <w:rPr>
                <w:rFonts w:asciiTheme="majorHAnsi" w:hAnsiTheme="majorHAnsi" w:cstheme="majorHAnsi"/>
                <w:color w:val="000000" w:themeColor="text1"/>
              </w:rPr>
              <w:t>trên các tài nguyên sẵn có, cải thiện khả năng phục hồi chống lại hiện tượng nhiễu và pha đinh chọn lọc tần số</w:t>
            </w:r>
          </w:p>
        </w:tc>
      </w:tr>
      <w:tr w:rsidR="00875465" w14:paraId="11C4628C" w14:textId="77777777" w:rsidTr="00875465">
        <w:tc>
          <w:tcPr>
            <w:tcW w:w="828" w:type="dxa"/>
          </w:tcPr>
          <w:p w14:paraId="3CF0B847" w14:textId="2A30B307" w:rsidR="00713270" w:rsidRPr="00BC4777" w:rsidRDefault="00320E50" w:rsidP="004605B6">
            <w:pPr>
              <w:pStyle w:val="NormalWeb"/>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Advantage</w:t>
            </w:r>
          </w:p>
        </w:tc>
        <w:tc>
          <w:tcPr>
            <w:tcW w:w="4594" w:type="dxa"/>
          </w:tcPr>
          <w:p w14:paraId="4D6B7C03" w14:textId="03610B07" w:rsidR="00713270" w:rsidRDefault="00713270" w:rsidP="004605B6">
            <w:pPr>
              <w:pStyle w:val="NormalWeb"/>
              <w:spacing w:before="0" w:beforeAutospacing="0" w:after="0" w:afterAutospacing="0" w:line="276" w:lineRule="auto"/>
              <w:jc w:val="both"/>
              <w:rPr>
                <w:rFonts w:asciiTheme="majorHAnsi" w:hAnsiTheme="majorHAnsi" w:cstheme="majorHAnsi"/>
                <w:color w:val="000000" w:themeColor="text1"/>
              </w:rPr>
            </w:pPr>
            <w:r w:rsidRPr="00BC4777">
              <w:rPr>
                <w:rFonts w:asciiTheme="majorHAnsi" w:hAnsiTheme="majorHAnsi" w:cstheme="majorHAnsi"/>
                <w:color w:val="000000" w:themeColor="text1"/>
              </w:rPr>
              <w:t>Non-interleaved mapping đơn giản và dễ hiểu, giúp dễ dàng thực hiện và quản lý.</w:t>
            </w:r>
          </w:p>
        </w:tc>
        <w:tc>
          <w:tcPr>
            <w:tcW w:w="4604" w:type="dxa"/>
          </w:tcPr>
          <w:p w14:paraId="2F81631F" w14:textId="4C61FD49" w:rsidR="00713270" w:rsidRDefault="00713270" w:rsidP="004605B6">
            <w:pPr>
              <w:pStyle w:val="NormalWeb"/>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Interleaved mapping </w:t>
            </w:r>
            <w:r w:rsidRPr="00246577">
              <w:rPr>
                <w:rFonts w:asciiTheme="majorHAnsi" w:hAnsiTheme="majorHAnsi" w:cstheme="majorHAnsi"/>
                <w:color w:val="000000" w:themeColor="text1"/>
              </w:rPr>
              <w:t>cung cấp sự đa dạng tần số tốt hơn và mạnh mẽ hơn chống lại hiện tượng pha đinh và nhiễu chọn lọc tần số, điều này có thể cải thiện hiệu suất tổng thể của hệ thống</w:t>
            </w:r>
            <w:r w:rsidRPr="00443F20">
              <w:rPr>
                <w:rFonts w:asciiTheme="majorHAnsi" w:hAnsiTheme="majorHAnsi" w:cstheme="majorHAnsi"/>
                <w:color w:val="000000" w:themeColor="text1"/>
              </w:rPr>
              <w:t>.</w:t>
            </w:r>
          </w:p>
        </w:tc>
      </w:tr>
      <w:tr w:rsidR="00875465" w14:paraId="5DE8152F" w14:textId="77777777" w:rsidTr="00875465">
        <w:tc>
          <w:tcPr>
            <w:tcW w:w="828" w:type="dxa"/>
          </w:tcPr>
          <w:p w14:paraId="44DAFEA4" w14:textId="0C00A99F" w:rsidR="00713270" w:rsidRPr="003655F5" w:rsidRDefault="00320E50" w:rsidP="004605B6">
            <w:pPr>
              <w:pStyle w:val="NormalWeb"/>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Disadvantages</w:t>
            </w:r>
          </w:p>
        </w:tc>
        <w:tc>
          <w:tcPr>
            <w:tcW w:w="4594" w:type="dxa"/>
          </w:tcPr>
          <w:p w14:paraId="360556DF" w14:textId="79DA4020" w:rsidR="00713270" w:rsidRDefault="00713270" w:rsidP="004605B6">
            <w:pPr>
              <w:pStyle w:val="NormalWeb"/>
              <w:spacing w:before="0" w:beforeAutospacing="0" w:after="0" w:afterAutospacing="0" w:line="276" w:lineRule="auto"/>
              <w:jc w:val="both"/>
              <w:rPr>
                <w:rFonts w:asciiTheme="majorHAnsi" w:hAnsiTheme="majorHAnsi" w:cstheme="majorHAnsi"/>
                <w:color w:val="000000" w:themeColor="text1"/>
              </w:rPr>
            </w:pPr>
            <w:r w:rsidRPr="003655F5">
              <w:rPr>
                <w:rFonts w:asciiTheme="majorHAnsi" w:hAnsiTheme="majorHAnsi" w:cstheme="majorHAnsi"/>
                <w:color w:val="000000" w:themeColor="text1"/>
              </w:rPr>
              <w:t>Do sự phân bổ liên tục của các ký hiệu</w:t>
            </w:r>
            <w:r w:rsidRPr="00443F20">
              <w:rPr>
                <w:rFonts w:asciiTheme="majorHAnsi" w:hAnsiTheme="majorHAnsi" w:cstheme="majorHAnsi"/>
                <w:color w:val="000000" w:themeColor="text1"/>
              </w:rPr>
              <w:t xml:space="preserve">, non-interleaved mapping </w:t>
            </w:r>
            <w:r w:rsidRPr="003655F5">
              <w:rPr>
                <w:rFonts w:asciiTheme="majorHAnsi" w:hAnsiTheme="majorHAnsi" w:cstheme="majorHAnsi"/>
                <w:color w:val="000000" w:themeColor="text1"/>
              </w:rPr>
              <w:t>có thể kém đàn hồi hơn đối với sự suy giảm và nhiễu chọn lọc tần số</w:t>
            </w:r>
            <w:r w:rsidRPr="00443F20">
              <w:rPr>
                <w:rFonts w:asciiTheme="majorHAnsi" w:hAnsiTheme="majorHAnsi" w:cstheme="majorHAnsi"/>
                <w:color w:val="000000" w:themeColor="text1"/>
              </w:rPr>
              <w:t>.</w:t>
            </w:r>
          </w:p>
        </w:tc>
        <w:tc>
          <w:tcPr>
            <w:tcW w:w="4604" w:type="dxa"/>
          </w:tcPr>
          <w:p w14:paraId="05E283D4" w14:textId="162AB985" w:rsidR="00713270" w:rsidRDefault="00713270" w:rsidP="004605B6">
            <w:pPr>
              <w:pStyle w:val="NormalWeb"/>
              <w:spacing w:before="0" w:beforeAutospacing="0" w:after="0" w:afterAutospacing="0" w:line="276" w:lineRule="auto"/>
              <w:jc w:val="both"/>
              <w:rPr>
                <w:rFonts w:asciiTheme="majorHAnsi" w:hAnsiTheme="majorHAnsi" w:cstheme="majorHAnsi"/>
                <w:color w:val="000000" w:themeColor="text1"/>
              </w:rPr>
            </w:pPr>
            <w:r w:rsidRPr="00246577">
              <w:rPr>
                <w:rFonts w:asciiTheme="majorHAnsi" w:hAnsiTheme="majorHAnsi" w:cstheme="majorHAnsi"/>
                <w:color w:val="000000" w:themeColor="text1"/>
              </w:rPr>
              <w:t>Sự phức tạp ngày càng tăng của interleaved mapping có thể khiến việc thực hiện và quản lý trở nên khó khăn hơn so với</w:t>
            </w:r>
            <w:r w:rsidRPr="00443F20">
              <w:rPr>
                <w:rFonts w:asciiTheme="majorHAnsi" w:hAnsiTheme="majorHAnsi" w:cstheme="majorHAnsi"/>
                <w:color w:val="000000" w:themeColor="text1"/>
              </w:rPr>
              <w:t xml:space="preserve"> non-interleaved mapping</w:t>
            </w:r>
          </w:p>
        </w:tc>
      </w:tr>
      <w:tr w:rsidR="00875465" w14:paraId="1F51C879" w14:textId="77777777" w:rsidTr="00875465">
        <w:tc>
          <w:tcPr>
            <w:tcW w:w="828" w:type="dxa"/>
          </w:tcPr>
          <w:p w14:paraId="44526D71" w14:textId="2951FEF7" w:rsidR="00713270" w:rsidRPr="00443F20" w:rsidRDefault="00320E50" w:rsidP="004605B6">
            <w:pPr>
              <w:pStyle w:val="NormalWeb"/>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noProof/>
                <w:color w:val="000000" w:themeColor="text1"/>
              </w:rPr>
              <w:t>Minh họa ánh xạ từ VRB tới PRB</w:t>
            </w:r>
          </w:p>
        </w:tc>
        <w:tc>
          <w:tcPr>
            <w:tcW w:w="4594" w:type="dxa"/>
          </w:tcPr>
          <w:p w14:paraId="2B819C9E" w14:textId="2067AC87" w:rsidR="00713270" w:rsidRDefault="00713270" w:rsidP="004605B6">
            <w:pPr>
              <w:pStyle w:val="NormalWeb"/>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4DB33D5F" wp14:editId="68DF0B3D">
                  <wp:extent cx="2741386" cy="1360074"/>
                  <wp:effectExtent l="0" t="0" r="0" b="0"/>
                  <wp:docPr id="610004124" name="Hình ảnh 21" descr="Ảnh có chứa hàng, biểu đồ, hình vuô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6465" name="Hình ảnh 21" descr="Ảnh có chứa hàng, biểu đồ, hình vuông, văn bản&#10;&#10;Mô tả được tạo tự độ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8742" cy="1393491"/>
                          </a:xfrm>
                          <a:prstGeom prst="rect">
                            <a:avLst/>
                          </a:prstGeom>
                          <a:noFill/>
                          <a:ln>
                            <a:noFill/>
                          </a:ln>
                        </pic:spPr>
                      </pic:pic>
                    </a:graphicData>
                  </a:graphic>
                </wp:inline>
              </w:drawing>
            </w:r>
          </w:p>
        </w:tc>
        <w:tc>
          <w:tcPr>
            <w:tcW w:w="4604" w:type="dxa"/>
          </w:tcPr>
          <w:p w14:paraId="26622C7F" w14:textId="64D19310" w:rsidR="00713270" w:rsidRDefault="00713270" w:rsidP="004605B6">
            <w:pPr>
              <w:pStyle w:val="NormalWeb"/>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703A993" wp14:editId="7A44189F">
                  <wp:extent cx="2960529" cy="1505917"/>
                  <wp:effectExtent l="0" t="0" r="0" b="0"/>
                  <wp:docPr id="1452776607" name="Hình ảnh 20" descr="Ảnh có chứa hàng, biểu đồ,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6607" name="Hình ảnh 20" descr="Ảnh có chứa hàng, biểu đồ, văn bản, Sơ đồ&#10;&#10;Mô tả được tạo tự độ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0529" cy="1505917"/>
                          </a:xfrm>
                          <a:prstGeom prst="rect">
                            <a:avLst/>
                          </a:prstGeom>
                          <a:noFill/>
                          <a:ln>
                            <a:noFill/>
                          </a:ln>
                        </pic:spPr>
                      </pic:pic>
                    </a:graphicData>
                  </a:graphic>
                </wp:inline>
              </w:drawing>
            </w:r>
          </w:p>
        </w:tc>
      </w:tr>
    </w:tbl>
    <w:p w14:paraId="19C96F33" w14:textId="217F20CC" w:rsidR="00443F20" w:rsidRPr="00875465" w:rsidRDefault="00443F20" w:rsidP="00875465">
      <w:pPr>
        <w:shd w:val="clear" w:color="auto" w:fill="FFFFFF"/>
        <w:spacing w:after="0" w:line="276" w:lineRule="auto"/>
        <w:jc w:val="both"/>
        <w:rPr>
          <w:rFonts w:asciiTheme="majorHAnsi" w:hAnsiTheme="majorHAnsi" w:cstheme="majorHAnsi"/>
          <w:color w:val="000000" w:themeColor="text1"/>
          <w:sz w:val="24"/>
          <w:szCs w:val="24"/>
        </w:rPr>
      </w:pPr>
    </w:p>
    <w:p w14:paraId="4940CBEE" w14:textId="3B0C9EDD" w:rsidR="00C10EE9" w:rsidRDefault="005B3BA2" w:rsidP="004605B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C10EE9">
        <w:rPr>
          <w:rFonts w:asciiTheme="majorHAnsi" w:eastAsia="Times New Roman" w:hAnsiTheme="majorHAnsi" w:cstheme="majorHAnsi"/>
          <w:bCs/>
          <w:iCs/>
          <w:color w:val="000000" w:themeColor="text1"/>
          <w:sz w:val="24"/>
          <w:szCs w:val="24"/>
        </w:rPr>
        <w:t xml:space="preserve">Các </w:t>
      </w:r>
      <w:r w:rsidRPr="005B3BA2">
        <w:rPr>
          <w:rFonts w:asciiTheme="majorHAnsi" w:eastAsia="Times New Roman" w:hAnsiTheme="majorHAnsi" w:cstheme="majorHAnsi"/>
          <w:bCs/>
          <w:iCs/>
          <w:color w:val="000000" w:themeColor="text1"/>
          <w:sz w:val="24"/>
          <w:szCs w:val="24"/>
        </w:rPr>
        <w:t xml:space="preserve">khối tài nguyên ảo được ánh xạ tới các khối tài nguyên vật lý theo chỉ định lược đồ ánh xạ, ánh xạ </w:t>
      </w:r>
      <w:r w:rsidR="00BA5429" w:rsidRPr="00BA5429">
        <w:rPr>
          <w:rFonts w:asciiTheme="majorHAnsi" w:eastAsia="Times New Roman" w:hAnsiTheme="majorHAnsi" w:cstheme="majorHAnsi"/>
          <w:bCs/>
          <w:iCs/>
          <w:color w:val="000000" w:themeColor="text1"/>
          <w:sz w:val="24"/>
          <w:szCs w:val="24"/>
        </w:rPr>
        <w:t xml:space="preserve">non-interleaved </w:t>
      </w:r>
      <w:r w:rsidR="00BA5429">
        <w:rPr>
          <w:rFonts w:asciiTheme="majorHAnsi" w:eastAsia="Times New Roman" w:hAnsiTheme="majorHAnsi" w:cstheme="majorHAnsi"/>
          <w:bCs/>
          <w:iCs/>
          <w:color w:val="000000" w:themeColor="text1"/>
          <w:sz w:val="24"/>
          <w:szCs w:val="24"/>
        </w:rPr>
        <w:t xml:space="preserve">hoặc </w:t>
      </w:r>
      <w:r w:rsidR="00BA5429" w:rsidRPr="00BA5429">
        <w:rPr>
          <w:rFonts w:asciiTheme="majorHAnsi" w:eastAsia="Times New Roman" w:hAnsiTheme="majorHAnsi" w:cstheme="majorHAnsi"/>
          <w:bCs/>
          <w:iCs/>
          <w:color w:val="000000" w:themeColor="text1"/>
          <w:sz w:val="24"/>
          <w:szCs w:val="24"/>
        </w:rPr>
        <w:t>interleaved</w:t>
      </w:r>
      <w:r w:rsidRPr="005B3BA2">
        <w:rPr>
          <w:rFonts w:asciiTheme="majorHAnsi" w:eastAsia="Times New Roman" w:hAnsiTheme="majorHAnsi" w:cstheme="majorHAnsi"/>
          <w:bCs/>
          <w:iCs/>
          <w:color w:val="000000" w:themeColor="text1"/>
          <w:sz w:val="24"/>
          <w:szCs w:val="24"/>
        </w:rPr>
        <w:t xml:space="preserve">. Nếu không có sơ đồ ánh xạ nào được chỉ định thì UE sẽ giả sử ánh xạ </w:t>
      </w:r>
      <w:r w:rsidR="00BA5429" w:rsidRPr="00BA5429">
        <w:rPr>
          <w:rFonts w:asciiTheme="majorHAnsi" w:eastAsia="Times New Roman" w:hAnsiTheme="majorHAnsi" w:cstheme="majorHAnsi"/>
          <w:bCs/>
          <w:iCs/>
          <w:color w:val="000000" w:themeColor="text1"/>
          <w:sz w:val="24"/>
          <w:szCs w:val="24"/>
        </w:rPr>
        <w:t>non-interleaved</w:t>
      </w:r>
      <w:r w:rsidRPr="005B3BA2">
        <w:rPr>
          <w:rFonts w:asciiTheme="majorHAnsi" w:eastAsia="Times New Roman" w:hAnsiTheme="majorHAnsi" w:cstheme="majorHAnsi"/>
          <w:bCs/>
          <w:iCs/>
          <w:color w:val="000000" w:themeColor="text1"/>
          <w:sz w:val="24"/>
          <w:szCs w:val="24"/>
        </w:rPr>
        <w:t xml:space="preserve">. </w:t>
      </w:r>
    </w:p>
    <w:p w14:paraId="006531CE" w14:textId="33E363B7" w:rsidR="00C10EE9" w:rsidRDefault="00C10EE9" w:rsidP="004605B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5B3BA2" w:rsidRPr="005B3BA2">
        <w:rPr>
          <w:rFonts w:asciiTheme="majorHAnsi" w:eastAsia="Times New Roman" w:hAnsiTheme="majorHAnsi" w:cstheme="majorHAnsi"/>
          <w:bCs/>
          <w:iCs/>
          <w:color w:val="000000" w:themeColor="text1"/>
          <w:sz w:val="24"/>
          <w:szCs w:val="24"/>
        </w:rPr>
        <w:t xml:space="preserve">Đối với ánh xạ VRB-to-PRB </w:t>
      </w:r>
      <w:r w:rsidR="00BA5429" w:rsidRPr="00BA5429">
        <w:rPr>
          <w:rFonts w:asciiTheme="majorHAnsi" w:eastAsia="Times New Roman" w:hAnsiTheme="majorHAnsi" w:cstheme="majorHAnsi"/>
          <w:bCs/>
          <w:iCs/>
          <w:color w:val="000000" w:themeColor="text1"/>
          <w:sz w:val="24"/>
          <w:szCs w:val="24"/>
        </w:rPr>
        <w:t>non-interleaved</w:t>
      </w:r>
      <w:r w:rsidR="005B3BA2" w:rsidRPr="005B3BA2">
        <w:rPr>
          <w:rFonts w:asciiTheme="majorHAnsi" w:eastAsia="Times New Roman" w:hAnsiTheme="majorHAnsi" w:cstheme="majorHAnsi"/>
          <w:bCs/>
          <w:iCs/>
          <w:color w:val="000000" w:themeColor="text1"/>
          <w:sz w:val="24"/>
          <w:szCs w:val="24"/>
        </w:rPr>
        <w:t xml:space="preserve">, khối tài nguyên ảo </w:t>
      </w:r>
      <w:r w:rsidR="005B3BA2" w:rsidRPr="00BA5429">
        <w:rPr>
          <w:rFonts w:asciiTheme="majorHAnsi" w:eastAsia="Times New Roman" w:hAnsiTheme="majorHAnsi" w:cstheme="majorHAnsi"/>
          <w:bCs/>
          <w:i/>
          <w:color w:val="000000" w:themeColor="text1"/>
          <w:sz w:val="24"/>
          <w:szCs w:val="24"/>
        </w:rPr>
        <w:t>n</w:t>
      </w:r>
      <w:r w:rsidR="005B3BA2" w:rsidRPr="005B3BA2">
        <w:rPr>
          <w:rFonts w:asciiTheme="majorHAnsi" w:eastAsia="Times New Roman" w:hAnsiTheme="majorHAnsi" w:cstheme="majorHAnsi"/>
          <w:bCs/>
          <w:iCs/>
          <w:color w:val="000000" w:themeColor="text1"/>
          <w:sz w:val="24"/>
          <w:szCs w:val="24"/>
        </w:rPr>
        <w:t xml:space="preserve"> được ánh xạ tới khối tài nguyên vật lý </w:t>
      </w:r>
      <w:r w:rsidR="005B3BA2" w:rsidRPr="00413898">
        <w:rPr>
          <w:rFonts w:asciiTheme="majorHAnsi" w:eastAsia="Times New Roman" w:hAnsiTheme="majorHAnsi" w:cstheme="majorHAnsi"/>
          <w:bCs/>
          <w:i/>
          <w:color w:val="000000" w:themeColor="text1"/>
          <w:sz w:val="24"/>
          <w:szCs w:val="24"/>
        </w:rPr>
        <w:t>n</w:t>
      </w:r>
      <w:r w:rsidR="005B3BA2" w:rsidRPr="005B3BA2">
        <w:rPr>
          <w:rFonts w:asciiTheme="majorHAnsi" w:eastAsia="Times New Roman" w:hAnsiTheme="majorHAnsi" w:cstheme="majorHAnsi"/>
          <w:bCs/>
          <w:iCs/>
          <w:color w:val="000000" w:themeColor="text1"/>
          <w:sz w:val="24"/>
          <w:szCs w:val="24"/>
        </w:rPr>
        <w:t xml:space="preserve">, ngoại trừ đối với truyền PDSCH được lập lịch với định dạng DCI 1_0 trong trường hợp đó là tài nguyên ảo khối được ánh xạ tới khối tài nguyên vật lý </w:t>
      </w:r>
      <m:oMath>
        <m:r>
          <m:rPr>
            <m:sty m:val="p"/>
          </m:rPr>
          <w:rPr>
            <w:rFonts w:ascii="Cambria Math" w:eastAsia="Times New Roman" w:hAnsi="Cambria Math" w:cstheme="majorHAnsi"/>
            <w:color w:val="000000" w:themeColor="text1"/>
            <w:sz w:val="24"/>
            <w:szCs w:val="24"/>
          </w:rPr>
          <m:t>n+</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CORESET</m:t>
            </m:r>
          </m:sup>
        </m:sSubSup>
        <m:r>
          <w:rPr>
            <w:rFonts w:ascii="Cambria Math" w:eastAsia="Times New Roman" w:hAnsi="Cambria Math" w:cstheme="majorHAnsi"/>
            <w:color w:val="000000" w:themeColor="text1"/>
            <w:sz w:val="24"/>
            <w:szCs w:val="24"/>
          </w:rPr>
          <m:t xml:space="preserve"> </m:t>
        </m:r>
      </m:oMath>
      <w:r w:rsidR="005B3BA2" w:rsidRPr="005B3BA2">
        <w:rPr>
          <w:rFonts w:asciiTheme="majorHAnsi" w:eastAsia="Times New Roman" w:hAnsiTheme="majorHAnsi" w:cstheme="majorHAnsi"/>
          <w:bCs/>
          <w:iCs/>
          <w:color w:val="000000" w:themeColor="text1"/>
          <w:sz w:val="24"/>
          <w:szCs w:val="24"/>
        </w:rPr>
        <w:t xml:space="preserve">trong đó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CORESET</m:t>
            </m:r>
          </m:sup>
        </m:sSubSup>
      </m:oMath>
      <w:r w:rsidR="000D0FC6">
        <w:rPr>
          <w:rFonts w:asciiTheme="majorHAnsi" w:eastAsia="Times New Roman" w:hAnsiTheme="majorHAnsi" w:cstheme="majorHAnsi"/>
          <w:bCs/>
          <w:iCs/>
          <w:color w:val="000000" w:themeColor="text1"/>
          <w:sz w:val="24"/>
          <w:szCs w:val="24"/>
        </w:rPr>
        <w:t xml:space="preserve"> </w:t>
      </w:r>
      <w:r w:rsidR="005B3BA2" w:rsidRPr="005B3BA2">
        <w:rPr>
          <w:rFonts w:asciiTheme="majorHAnsi" w:eastAsia="Times New Roman" w:hAnsiTheme="majorHAnsi" w:cstheme="majorHAnsi"/>
          <w:bCs/>
          <w:iCs/>
          <w:color w:val="000000" w:themeColor="text1"/>
          <w:sz w:val="24"/>
          <w:szCs w:val="24"/>
        </w:rPr>
        <w:t xml:space="preserve">là tài nguyên vật lý được đánh số thấp nhất khối trong bộ tài nguyên điều khiển nơi nhận DCI tương ứng. </w:t>
      </w:r>
    </w:p>
    <w:p w14:paraId="4BD804E9" w14:textId="290CF600" w:rsidR="002C71D1" w:rsidRDefault="00C10EE9" w:rsidP="004605B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lastRenderedPageBreak/>
        <w:t xml:space="preserve">- </w:t>
      </w:r>
      <w:r w:rsidR="005B3BA2" w:rsidRPr="005B3BA2">
        <w:rPr>
          <w:rFonts w:asciiTheme="majorHAnsi" w:eastAsia="Times New Roman" w:hAnsiTheme="majorHAnsi" w:cstheme="majorHAnsi"/>
          <w:bCs/>
          <w:iCs/>
          <w:color w:val="000000" w:themeColor="text1"/>
          <w:sz w:val="24"/>
          <w:szCs w:val="24"/>
        </w:rPr>
        <w:t xml:space="preserve">Đối với ánh xạ VRB-to-PRB </w:t>
      </w:r>
      <w:r w:rsidR="00BA5429" w:rsidRPr="00BA5429">
        <w:rPr>
          <w:rFonts w:asciiTheme="majorHAnsi" w:eastAsia="Times New Roman" w:hAnsiTheme="majorHAnsi" w:cstheme="majorHAnsi"/>
          <w:bCs/>
          <w:iCs/>
          <w:color w:val="000000" w:themeColor="text1"/>
          <w:sz w:val="24"/>
          <w:szCs w:val="24"/>
        </w:rPr>
        <w:t>interleaved</w:t>
      </w:r>
      <w:r w:rsidR="005B3BA2" w:rsidRPr="005B3BA2">
        <w:rPr>
          <w:rFonts w:asciiTheme="majorHAnsi" w:eastAsia="Times New Roman" w:hAnsiTheme="majorHAnsi" w:cstheme="majorHAnsi"/>
          <w:bCs/>
          <w:iCs/>
          <w:color w:val="000000" w:themeColor="text1"/>
          <w:sz w:val="24"/>
          <w:szCs w:val="24"/>
        </w:rPr>
        <w:t>, quy trình ánh xạ được xác định bởi:</w:t>
      </w:r>
    </w:p>
    <w:p w14:paraId="09D92812" w14:textId="77777777" w:rsidR="00730519" w:rsidRDefault="000D0FC6" w:rsidP="004605B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730519">
        <w:rPr>
          <w:rFonts w:asciiTheme="majorHAnsi" w:eastAsia="Times New Roman" w:hAnsiTheme="majorHAnsi" w:cstheme="majorHAnsi"/>
          <w:bCs/>
          <w:iCs/>
          <w:color w:val="000000" w:themeColor="text1"/>
          <w:sz w:val="24"/>
          <w:szCs w:val="24"/>
        </w:rPr>
        <w:t>RB bundles</w:t>
      </w:r>
      <w:r w:rsidRPr="000D0FC6">
        <w:rPr>
          <w:rFonts w:asciiTheme="majorHAnsi" w:eastAsia="Times New Roman" w:hAnsiTheme="majorHAnsi" w:cstheme="majorHAnsi"/>
          <w:bCs/>
          <w:iCs/>
          <w:color w:val="000000" w:themeColor="text1"/>
          <w:sz w:val="24"/>
          <w:szCs w:val="24"/>
        </w:rPr>
        <w:t xml:space="preserve"> được định nghĩa là </w:t>
      </w:r>
    </w:p>
    <w:p w14:paraId="3B1D9845" w14:textId="1DD4D5B7" w:rsidR="006F79D0" w:rsidRDefault="00FF7734" w:rsidP="006F79D0">
      <w:pPr>
        <w:pStyle w:val="ListParagraph"/>
        <w:numPr>
          <w:ilvl w:val="0"/>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V</w:t>
      </w:r>
      <w:r w:rsidR="000D0FC6" w:rsidRPr="00730519">
        <w:rPr>
          <w:rFonts w:asciiTheme="majorHAnsi" w:eastAsia="Times New Roman" w:hAnsiTheme="majorHAnsi" w:cstheme="majorHAnsi"/>
          <w:bCs/>
          <w:iCs/>
          <w:color w:val="000000" w:themeColor="text1"/>
          <w:sz w:val="24"/>
          <w:szCs w:val="24"/>
        </w:rPr>
        <w:t xml:space="preserve">ới truyền PDSCH được lập lịch với định dạng DCI 1_0 với CRC được xáo trộn bởi SI-RNTI trong </w:t>
      </w:r>
      <w:r w:rsidRPr="00FF7734">
        <w:rPr>
          <w:rFonts w:asciiTheme="majorHAnsi" w:eastAsia="Times New Roman" w:hAnsiTheme="majorHAnsi" w:cstheme="majorHAnsi"/>
          <w:bCs/>
          <w:iCs/>
          <w:color w:val="000000" w:themeColor="text1"/>
          <w:sz w:val="24"/>
          <w:szCs w:val="24"/>
        </w:rPr>
        <w:t xml:space="preserve">Type0-PDCCH common search space </w:t>
      </w:r>
      <w:r w:rsidR="000D0FC6" w:rsidRPr="00FF7734">
        <w:rPr>
          <w:rFonts w:asciiTheme="majorHAnsi" w:eastAsia="Times New Roman" w:hAnsiTheme="majorHAnsi" w:cstheme="majorHAnsi"/>
          <w:bCs/>
          <w:iCs/>
          <w:color w:val="000000" w:themeColor="text1"/>
          <w:sz w:val="24"/>
          <w:szCs w:val="24"/>
        </w:rPr>
        <w:t xml:space="preserve">trong CORESET 0, tập hợp các khối tài nguyên kích thước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0D0FC6" w:rsidRPr="00FF7734">
        <w:rPr>
          <w:rFonts w:asciiTheme="majorHAnsi" w:eastAsia="Times New Roman" w:hAnsiTheme="majorHAnsi" w:cstheme="majorHAnsi"/>
          <w:bCs/>
          <w:iCs/>
          <w:color w:val="000000" w:themeColor="text1"/>
          <w:sz w:val="24"/>
          <w:szCs w:val="24"/>
        </w:rPr>
        <w:t xml:space="preserve"> trong CORESET 0 </w:t>
      </w:r>
      <w:r w:rsidR="00DA7D00">
        <w:rPr>
          <w:rFonts w:asciiTheme="majorHAnsi" w:eastAsia="Times New Roman" w:hAnsiTheme="majorHAnsi" w:cstheme="majorHAnsi"/>
          <w:bCs/>
          <w:iCs/>
          <w:color w:val="000000" w:themeColor="text1"/>
          <w:sz w:val="24"/>
          <w:szCs w:val="24"/>
        </w:rPr>
        <w:t xml:space="preserve">được </w:t>
      </w:r>
      <w:r w:rsidR="000D0FC6" w:rsidRPr="00FF7734">
        <w:rPr>
          <w:rFonts w:asciiTheme="majorHAnsi" w:eastAsia="Times New Roman" w:hAnsiTheme="majorHAnsi" w:cstheme="majorHAnsi"/>
          <w:bCs/>
          <w:iCs/>
          <w:color w:val="000000" w:themeColor="text1"/>
          <w:sz w:val="24"/>
          <w:szCs w:val="24"/>
        </w:rPr>
        <w:t>chia thành</w:t>
      </w:r>
      <w:r w:rsidR="00DA7D00">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m:rPr>
            <m:sty m:val="p"/>
          </m:rPr>
          <w:rPr>
            <w:rFonts w:ascii="Cambria Math" w:eastAsia="Times New Roman" w:hAnsi="Cambria Math" w:cstheme="majorHAnsi"/>
            <w:color w:val="000000" w:themeColor="text1"/>
            <w:sz w:val="24"/>
            <w:szCs w:val="24"/>
          </w:rPr>
          <m:t>= [</m:t>
        </m:r>
        <w:bookmarkStart w:id="23" w:name="_Hlk158929332"/>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w:bookmarkEnd w:id="23"/>
        <m:r>
          <m:rPr>
            <m:sty m:val="p"/>
          </m:rPr>
          <w:rPr>
            <w:rFonts w:ascii="Cambria Math" w:eastAsia="Times New Roman" w:hAnsi="Cambria Math" w:cstheme="majorHAnsi"/>
            <w:color w:val="000000" w:themeColor="text1"/>
            <w:sz w:val="24"/>
            <w:szCs w:val="24"/>
          </w:rPr>
          <m:t>/L]</m:t>
        </m:r>
      </m:oMath>
      <w:r w:rsidR="000D0FC6" w:rsidRPr="00DA7D00">
        <w:rPr>
          <w:rFonts w:asciiTheme="majorHAnsi" w:eastAsia="Times New Roman" w:hAnsiTheme="majorHAnsi" w:cstheme="majorHAnsi"/>
          <w:bCs/>
          <w:color w:val="000000" w:themeColor="text1"/>
          <w:sz w:val="24"/>
          <w:szCs w:val="24"/>
        </w:rPr>
        <w:t>,</w:t>
      </w:r>
      <w:r w:rsidR="000D0FC6" w:rsidRPr="00FF7734">
        <w:rPr>
          <w:rFonts w:asciiTheme="majorHAnsi" w:eastAsia="Times New Roman" w:hAnsiTheme="majorHAnsi" w:cstheme="majorHAnsi"/>
          <w:bCs/>
          <w:iCs/>
          <w:color w:val="000000" w:themeColor="text1"/>
          <w:sz w:val="24"/>
          <w:szCs w:val="24"/>
        </w:rPr>
        <w:t xml:space="preserve"> </w:t>
      </w:r>
      <w:r w:rsidR="00881890">
        <w:rPr>
          <w:rFonts w:asciiTheme="majorHAnsi" w:eastAsia="Times New Roman" w:hAnsiTheme="majorHAnsi" w:cstheme="majorHAnsi"/>
          <w:bCs/>
          <w:iCs/>
          <w:color w:val="000000" w:themeColor="text1"/>
          <w:sz w:val="24"/>
          <w:szCs w:val="24"/>
        </w:rPr>
        <w:t>RB bundles</w:t>
      </w:r>
      <m:oMath>
        <m:r>
          <w:rPr>
            <w:rFonts w:ascii="Cambria Math" w:eastAsia="Times New Roman" w:hAnsi="Cambria Math" w:cstheme="majorHAnsi"/>
            <w:color w:val="000000" w:themeColor="text1"/>
            <w:sz w:val="24"/>
            <w:szCs w:val="24"/>
          </w:rPr>
          <m:t xml:space="preserve"> </m:t>
        </m:r>
      </m:oMath>
      <w:r w:rsidR="000D0FC6" w:rsidRPr="00FF7734">
        <w:rPr>
          <w:rFonts w:asciiTheme="majorHAnsi" w:eastAsia="Times New Roman" w:hAnsiTheme="majorHAnsi" w:cstheme="majorHAnsi"/>
          <w:bCs/>
          <w:iCs/>
          <w:color w:val="000000" w:themeColor="text1"/>
          <w:sz w:val="24"/>
          <w:szCs w:val="24"/>
        </w:rPr>
        <w:t xml:space="preserve">theo thứ tự tăng dần của số khối tài nguyên và </w:t>
      </w:r>
      <w:r w:rsidR="00881890">
        <w:rPr>
          <w:rFonts w:asciiTheme="majorHAnsi" w:eastAsia="Times New Roman" w:hAnsiTheme="majorHAnsi" w:cstheme="majorHAnsi"/>
          <w:bCs/>
          <w:iCs/>
          <w:color w:val="000000" w:themeColor="text1"/>
          <w:sz w:val="24"/>
          <w:szCs w:val="24"/>
        </w:rPr>
        <w:t>khi L</w:t>
      </w:r>
      <w:r w:rsidR="000D0FC6" w:rsidRPr="00FF7734">
        <w:rPr>
          <w:rFonts w:asciiTheme="majorHAnsi" w:eastAsia="Times New Roman" w:hAnsiTheme="majorHAnsi" w:cstheme="majorHAnsi"/>
          <w:bCs/>
          <w:iCs/>
          <w:color w:val="000000" w:themeColor="text1"/>
          <w:sz w:val="24"/>
          <w:szCs w:val="24"/>
        </w:rPr>
        <w:t xml:space="preserve"> = 2 </w:t>
      </w:r>
      <w:r w:rsidR="00881890">
        <w:rPr>
          <w:rFonts w:asciiTheme="majorHAnsi" w:eastAsia="Times New Roman" w:hAnsiTheme="majorHAnsi" w:cstheme="majorHAnsi"/>
          <w:bCs/>
          <w:iCs/>
          <w:color w:val="000000" w:themeColor="text1"/>
          <w:sz w:val="24"/>
          <w:szCs w:val="24"/>
        </w:rPr>
        <w:t xml:space="preserve">thì </w:t>
      </w:r>
      <w:r w:rsidR="000D0FC6" w:rsidRPr="00FF7734">
        <w:rPr>
          <w:rFonts w:asciiTheme="majorHAnsi" w:eastAsia="Times New Roman" w:hAnsiTheme="majorHAnsi" w:cstheme="majorHAnsi"/>
          <w:bCs/>
          <w:iCs/>
          <w:color w:val="000000" w:themeColor="text1"/>
          <w:sz w:val="24"/>
          <w:szCs w:val="24"/>
        </w:rPr>
        <w:t xml:space="preserve">kích thước </w:t>
      </w:r>
      <w:r w:rsidR="006F79D0">
        <w:rPr>
          <w:rFonts w:asciiTheme="majorHAnsi" w:eastAsia="Times New Roman" w:hAnsiTheme="majorHAnsi" w:cstheme="majorHAnsi"/>
          <w:bCs/>
          <w:iCs/>
          <w:color w:val="000000" w:themeColor="text1"/>
          <w:sz w:val="24"/>
          <w:szCs w:val="24"/>
        </w:rPr>
        <w:t>số bundle</w:t>
      </w:r>
      <w:r w:rsidR="006F79D0" w:rsidRPr="00FF7734">
        <w:rPr>
          <w:rFonts w:asciiTheme="majorHAnsi" w:eastAsia="Times New Roman" w:hAnsiTheme="majorHAnsi" w:cstheme="majorHAnsi"/>
          <w:bCs/>
          <w:iCs/>
          <w:color w:val="000000" w:themeColor="text1"/>
          <w:sz w:val="24"/>
          <w:szCs w:val="24"/>
        </w:rPr>
        <w:t xml:space="preserve"> </w:t>
      </w:r>
      <w:r w:rsidR="000D0FC6" w:rsidRPr="00FF7734">
        <w:rPr>
          <w:rFonts w:asciiTheme="majorHAnsi" w:eastAsia="Times New Roman" w:hAnsiTheme="majorHAnsi" w:cstheme="majorHAnsi"/>
          <w:bCs/>
          <w:iCs/>
          <w:color w:val="000000" w:themeColor="text1"/>
          <w:sz w:val="24"/>
          <w:szCs w:val="24"/>
        </w:rPr>
        <w:t xml:space="preserve">và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 xml:space="preserve"> </m:t>
        </m:r>
      </m:oMath>
      <w:r w:rsidR="000D0FC6" w:rsidRPr="00FF7734">
        <w:rPr>
          <w:rFonts w:asciiTheme="majorHAnsi" w:eastAsia="Times New Roman" w:hAnsiTheme="majorHAnsi" w:cstheme="majorHAnsi"/>
          <w:bCs/>
          <w:iCs/>
          <w:color w:val="000000" w:themeColor="text1"/>
          <w:sz w:val="24"/>
          <w:szCs w:val="24"/>
        </w:rPr>
        <w:t xml:space="preserve">là kích thước của CORESET 0. </w:t>
      </w:r>
    </w:p>
    <w:p w14:paraId="0688461E" w14:textId="1B046DC8" w:rsidR="00BF5D52" w:rsidRDefault="004B5E5D" w:rsidP="006F79D0">
      <w:pPr>
        <w:pStyle w:val="ListParagrap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bundle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oMath>
      <w:r w:rsidR="006F79D0" w:rsidRPr="006F79D0">
        <w:rPr>
          <w:rFonts w:asciiTheme="majorHAnsi" w:eastAsia="Times New Roman" w:hAnsiTheme="majorHAnsi" w:cstheme="majorHAnsi"/>
          <w:bCs/>
          <w:iCs/>
          <w:color w:val="000000" w:themeColor="text1"/>
          <w:sz w:val="24"/>
          <w:szCs w:val="24"/>
        </w:rPr>
        <w:t xml:space="preserve">− 1 bao gồm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Pr>
          <w:rFonts w:asciiTheme="majorHAnsi" w:eastAsia="Times New Roman" w:hAnsiTheme="majorHAnsi" w:cstheme="majorHAnsi"/>
          <w:bCs/>
          <w:color w:val="000000" w:themeColor="text1"/>
          <w:sz w:val="24"/>
          <w:szCs w:val="24"/>
        </w:rPr>
        <w:t xml:space="preserve"> mod L</w:t>
      </w:r>
      <w:r w:rsidR="006F79D0" w:rsidRPr="006F79D0">
        <w:rPr>
          <w:rFonts w:asciiTheme="majorHAnsi" w:eastAsia="Times New Roman" w:hAnsiTheme="majorHAnsi" w:cstheme="majorHAnsi"/>
          <w:bCs/>
          <w:iCs/>
          <w:color w:val="000000" w:themeColor="text1"/>
          <w:sz w:val="24"/>
          <w:szCs w:val="24"/>
        </w:rPr>
        <w:t xml:space="preserve"> khối tài nguyên </w:t>
      </w:r>
      <w:r>
        <w:rPr>
          <w:rFonts w:asciiTheme="majorHAnsi" w:eastAsia="Times New Roman" w:hAnsiTheme="majorHAnsi" w:cstheme="majorHAnsi"/>
          <w:bCs/>
          <w:iCs/>
          <w:color w:val="000000" w:themeColor="text1"/>
          <w:sz w:val="24"/>
          <w:szCs w:val="24"/>
        </w:rPr>
        <w:t xml:space="preserve">nếu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Pr>
          <w:rFonts w:asciiTheme="majorHAnsi" w:eastAsia="Times New Roman" w:hAnsiTheme="majorHAnsi" w:cstheme="majorHAnsi"/>
          <w:bCs/>
          <w:color w:val="000000" w:themeColor="text1"/>
          <w:sz w:val="24"/>
          <w:szCs w:val="24"/>
        </w:rPr>
        <w:t>mod L</w:t>
      </w:r>
      <w:r w:rsidR="00BF5D52">
        <w:rPr>
          <w:rFonts w:asciiTheme="majorHAnsi" w:eastAsia="Times New Roman" w:hAnsiTheme="majorHAnsi" w:cstheme="majorHAnsi"/>
          <w:bCs/>
          <w:color w:val="000000" w:themeColor="text1"/>
          <w:sz w:val="24"/>
          <w:szCs w:val="24"/>
        </w:rPr>
        <w:t xml:space="preserve"> </w:t>
      </w:r>
      <w:r w:rsidR="006F79D0" w:rsidRPr="006F79D0">
        <w:rPr>
          <w:rFonts w:asciiTheme="majorHAnsi" w:eastAsia="Times New Roman" w:hAnsiTheme="majorHAnsi" w:cstheme="majorHAnsi"/>
          <w:bCs/>
          <w:iCs/>
          <w:color w:val="000000" w:themeColor="text1"/>
          <w:sz w:val="24"/>
          <w:szCs w:val="24"/>
        </w:rPr>
        <w:t xml:space="preserve">&gt; 0 </w:t>
      </w:r>
      <w:r w:rsidR="00BF5D52">
        <w:rPr>
          <w:rFonts w:asciiTheme="majorHAnsi" w:eastAsia="Times New Roman" w:hAnsiTheme="majorHAnsi" w:cstheme="majorHAnsi"/>
          <w:bCs/>
          <w:iCs/>
          <w:color w:val="000000" w:themeColor="text1"/>
          <w:sz w:val="24"/>
          <w:szCs w:val="24"/>
        </w:rPr>
        <w:t>và L</w:t>
      </w:r>
      <w:r w:rsidR="006F79D0" w:rsidRPr="006F79D0">
        <w:rPr>
          <w:rFonts w:asciiTheme="majorHAnsi" w:eastAsia="Times New Roman" w:hAnsiTheme="majorHAnsi" w:cstheme="majorHAnsi"/>
          <w:bCs/>
          <w:iCs/>
          <w:color w:val="000000" w:themeColor="text1"/>
          <w:sz w:val="24"/>
          <w:szCs w:val="24"/>
        </w:rPr>
        <w:t xml:space="preserve"> khối tài nguyên </w:t>
      </w:r>
      <w:r w:rsidR="00BF5D52">
        <w:rPr>
          <w:rFonts w:asciiTheme="majorHAnsi" w:eastAsia="Times New Roman" w:hAnsiTheme="majorHAnsi" w:cstheme="majorHAnsi"/>
          <w:bCs/>
          <w:iCs/>
          <w:color w:val="000000" w:themeColor="text1"/>
          <w:sz w:val="24"/>
          <w:szCs w:val="24"/>
        </w:rPr>
        <w:t>với trường hợp còn lại</w:t>
      </w:r>
    </w:p>
    <w:p w14:paraId="614C9B74" w14:textId="6D589920" w:rsidR="006F79D0" w:rsidRPr="006F79D0" w:rsidRDefault="00BF5D52" w:rsidP="006F79D0">
      <w:pPr>
        <w:pStyle w:val="ListParagrap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Tất cả RB bundle khác gồm L khối tài nguyên RB</w:t>
      </w:r>
    </w:p>
    <w:p w14:paraId="5AE56B31" w14:textId="559A512F" w:rsidR="0038053D" w:rsidRDefault="004C54DF" w:rsidP="006F79D0">
      <w:pPr>
        <w:pStyle w:val="ListParagraph"/>
        <w:numPr>
          <w:ilvl w:val="0"/>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V</w:t>
      </w:r>
      <w:r w:rsidR="00490BCA" w:rsidRPr="00490BCA">
        <w:rPr>
          <w:rFonts w:asciiTheme="majorHAnsi" w:eastAsia="Times New Roman" w:hAnsiTheme="majorHAnsi" w:cstheme="majorHAnsi"/>
          <w:bCs/>
          <w:iCs/>
          <w:color w:val="000000" w:themeColor="text1"/>
          <w:sz w:val="24"/>
          <w:szCs w:val="24"/>
        </w:rPr>
        <w:t xml:space="preserve">ới truyền PDSCH được lập lịch với định dạng DCI 1_0 trong bất kỳ không gian tìm kiếm chung nào trong </w:t>
      </w:r>
      <w:r>
        <w:rPr>
          <w:rFonts w:asciiTheme="majorHAnsi" w:eastAsia="Times New Roman" w:hAnsiTheme="majorHAnsi" w:cstheme="majorHAnsi"/>
          <w:bCs/>
          <w:iCs/>
          <w:color w:val="000000" w:themeColor="text1"/>
          <w:sz w:val="24"/>
          <w:szCs w:val="24"/>
        </w:rPr>
        <w:t xml:space="preserve">bandwidth part </w:t>
      </w:r>
      <w:r>
        <w:rPr>
          <w:rFonts w:asciiTheme="majorHAnsi" w:eastAsia="Times New Roman" w:hAnsiTheme="majorHAnsi" w:cstheme="majorHAnsi"/>
          <w:bCs/>
          <w:i/>
          <w:color w:val="000000" w:themeColor="text1"/>
          <w:sz w:val="24"/>
          <w:szCs w:val="24"/>
        </w:rPr>
        <w:t xml:space="preserve">i </w:t>
      </w:r>
      <w:r w:rsidR="00490BCA" w:rsidRPr="00490BCA">
        <w:rPr>
          <w:rFonts w:asciiTheme="majorHAnsi" w:eastAsia="Times New Roman" w:hAnsiTheme="majorHAnsi" w:cstheme="majorHAnsi"/>
          <w:bCs/>
          <w:iCs/>
          <w:color w:val="000000" w:themeColor="text1"/>
          <w:sz w:val="24"/>
          <w:szCs w:val="24"/>
        </w:rPr>
        <w:t xml:space="preserve">với vị trí bắt đầu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ngoài </w:t>
      </w:r>
      <w:r w:rsidR="00BF5E17" w:rsidRPr="00FF7734">
        <w:rPr>
          <w:rFonts w:asciiTheme="majorHAnsi" w:eastAsia="Times New Roman" w:hAnsiTheme="majorHAnsi" w:cstheme="majorHAnsi"/>
          <w:bCs/>
          <w:iCs/>
          <w:color w:val="000000" w:themeColor="text1"/>
          <w:sz w:val="24"/>
          <w:szCs w:val="24"/>
        </w:rPr>
        <w:t>Type0-PDCCH common search space trong CORESET 0</w:t>
      </w:r>
      <w:r w:rsidR="00490BCA" w:rsidRPr="00490BCA">
        <w:rPr>
          <w:rFonts w:asciiTheme="majorHAnsi" w:eastAsia="Times New Roman" w:hAnsiTheme="majorHAnsi" w:cstheme="majorHAnsi"/>
          <w:bCs/>
          <w:iCs/>
          <w:color w:val="000000" w:themeColor="text1"/>
          <w:sz w:val="24"/>
          <w:szCs w:val="24"/>
        </w:rPr>
        <w:t xml:space="preserve">, tập hợp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khối tài nguyên ảo </w:t>
      </w:r>
      <w:r w:rsidR="00120D27">
        <w:rPr>
          <w:rFonts w:asciiTheme="majorHAnsi" w:eastAsia="Times New Roman" w:hAnsiTheme="majorHAnsi" w:cstheme="majorHAnsi"/>
          <w:bCs/>
          <w:iCs/>
          <w:color w:val="000000" w:themeColor="text1"/>
          <w:sz w:val="24"/>
          <w:szCs w:val="24"/>
        </w:rPr>
        <w:t>{</w:t>
      </w:r>
      <w:r w:rsidR="00490BCA" w:rsidRPr="00490BCA">
        <w:rPr>
          <w:rFonts w:asciiTheme="majorHAnsi" w:eastAsia="Times New Roman" w:hAnsiTheme="majorHAnsi" w:cstheme="majorHAnsi"/>
          <w:bCs/>
          <w:iCs/>
          <w:color w:val="000000" w:themeColor="text1"/>
          <w:sz w:val="24"/>
          <w:szCs w:val="24"/>
        </w:rPr>
        <w:t xml:space="preserve">0,1,… ,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w:t>
      </w:r>
      <w:r w:rsidR="00120D27">
        <w:rPr>
          <w:rFonts w:asciiTheme="majorHAnsi" w:eastAsia="Times New Roman" w:hAnsiTheme="majorHAnsi" w:cstheme="majorHAnsi"/>
          <w:bCs/>
          <w:iCs/>
          <w:color w:val="000000" w:themeColor="text1"/>
          <w:sz w:val="24"/>
          <w:szCs w:val="24"/>
        </w:rPr>
        <w:t xml:space="preserve">1}, </w:t>
      </w:r>
      <w:r w:rsidR="00490BCA" w:rsidRPr="00490BCA">
        <w:rPr>
          <w:rFonts w:asciiTheme="majorHAnsi" w:eastAsia="Times New Roman" w:hAnsiTheme="majorHAnsi" w:cstheme="majorHAnsi"/>
          <w:bCs/>
          <w:iCs/>
          <w:color w:val="000000" w:themeColor="text1"/>
          <w:sz w:val="24"/>
          <w:szCs w:val="24"/>
        </w:rPr>
        <w:t xml:space="preserve">trong đó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là kích thước của CORESET 0 nếu CORESET 0 được </w:t>
      </w:r>
      <w:r w:rsidR="00A53B55" w:rsidRPr="00490BCA">
        <w:rPr>
          <w:rFonts w:asciiTheme="majorHAnsi" w:eastAsia="Times New Roman" w:hAnsiTheme="majorHAnsi" w:cstheme="majorHAnsi"/>
          <w:bCs/>
          <w:iCs/>
          <w:color w:val="000000" w:themeColor="text1"/>
          <w:sz w:val="24"/>
          <w:szCs w:val="24"/>
        </w:rPr>
        <w:t xml:space="preserve">định cấu hình cho ô và kích thước của phần băng thông đường xuống ban đầu nếu không có CORESET 0 được định cấu hình cho ô, được chia thành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oMath>
      <w:r w:rsidR="00A53B55">
        <w:rPr>
          <w:rFonts w:asciiTheme="majorHAnsi" w:eastAsia="Times New Roman" w:hAnsiTheme="majorHAnsi" w:cstheme="majorHAnsi"/>
          <w:bCs/>
          <w:color w:val="000000" w:themeColor="text1"/>
          <w:sz w:val="24"/>
          <w:szCs w:val="24"/>
        </w:rPr>
        <w:t>VRB bundle</w:t>
      </w:r>
      <w:r w:rsidR="00A53B55" w:rsidRPr="00490BCA">
        <w:rPr>
          <w:rFonts w:asciiTheme="majorHAnsi" w:eastAsia="Times New Roman" w:hAnsiTheme="majorHAnsi" w:cstheme="majorHAnsi"/>
          <w:bCs/>
          <w:iCs/>
          <w:color w:val="000000" w:themeColor="text1"/>
          <w:sz w:val="24"/>
          <w:szCs w:val="24"/>
        </w:rPr>
        <w:t xml:space="preserve"> theo thứ</w:t>
      </w:r>
      <w:r w:rsidR="00490BCA" w:rsidRPr="00490BCA">
        <w:rPr>
          <w:rFonts w:asciiTheme="majorHAnsi" w:eastAsia="Times New Roman" w:hAnsiTheme="majorHAnsi" w:cstheme="majorHAnsi"/>
          <w:bCs/>
          <w:iCs/>
          <w:color w:val="000000" w:themeColor="text1"/>
          <w:sz w:val="24"/>
          <w:szCs w:val="24"/>
        </w:rPr>
        <w:t xml:space="preserve"> tự tăng dần của số khối tài nguyên ảo và số gói ảo và tập hợp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khối tài nguyên vật lý </w:t>
      </w:r>
      <w:r w:rsidR="008F3FF6">
        <w:rPr>
          <w:rFonts w:asciiTheme="majorHAnsi" w:eastAsia="Times New Roman" w:hAnsiTheme="majorHAnsi" w:cstheme="majorHAnsi"/>
          <w:bCs/>
          <w:iCs/>
          <w:color w:val="000000" w:themeColor="text1"/>
          <w:sz w:val="24"/>
          <w:szCs w:val="24"/>
        </w:rPr>
        <w:t>{</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 xml:space="preserve">,..., </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8F3FF6" w:rsidRPr="00490BCA">
        <w:rPr>
          <w:rFonts w:asciiTheme="majorHAnsi" w:eastAsia="Times New Roman" w:hAnsiTheme="majorHAnsi" w:cstheme="majorHAnsi"/>
          <w:bCs/>
          <w:iCs/>
          <w:color w:val="000000" w:themeColor="text1"/>
          <w:sz w:val="24"/>
          <w:szCs w:val="24"/>
        </w:rPr>
        <w:t xml:space="preserve">− </w:t>
      </w:r>
      <w:r w:rsidR="008F3FF6">
        <w:rPr>
          <w:rFonts w:asciiTheme="majorHAnsi" w:eastAsia="Times New Roman" w:hAnsiTheme="majorHAnsi" w:cstheme="majorHAnsi"/>
          <w:bCs/>
          <w:iCs/>
          <w:color w:val="000000" w:themeColor="text1"/>
          <w:sz w:val="24"/>
          <w:szCs w:val="24"/>
        </w:rPr>
        <w:t>}</w:t>
      </w:r>
      <w:r w:rsidR="00490BCA" w:rsidRPr="00490BCA">
        <w:rPr>
          <w:rFonts w:asciiTheme="majorHAnsi" w:eastAsia="Times New Roman" w:hAnsiTheme="majorHAnsi" w:cstheme="majorHAnsi"/>
          <w:bCs/>
          <w:iCs/>
          <w:color w:val="000000" w:themeColor="text1"/>
          <w:sz w:val="24"/>
          <w:szCs w:val="24"/>
        </w:rPr>
        <w:t xml:space="preserve"> được chia thành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 xml:space="preserve"> </m:t>
        </m:r>
      </m:oMath>
      <w:r w:rsidR="009F647B">
        <w:rPr>
          <w:rFonts w:asciiTheme="majorHAnsi" w:eastAsia="Times New Roman" w:hAnsiTheme="majorHAnsi" w:cstheme="majorHAnsi"/>
          <w:bCs/>
          <w:iCs/>
          <w:color w:val="000000" w:themeColor="text1"/>
          <w:sz w:val="24"/>
          <w:szCs w:val="24"/>
        </w:rPr>
        <w:t xml:space="preserve">PRB budle </w:t>
      </w:r>
      <w:r w:rsidR="00490BCA" w:rsidRPr="00490BCA">
        <w:rPr>
          <w:rFonts w:asciiTheme="majorHAnsi" w:eastAsia="Times New Roman" w:hAnsiTheme="majorHAnsi" w:cstheme="majorHAnsi"/>
          <w:bCs/>
          <w:iCs/>
          <w:color w:val="000000" w:themeColor="text1"/>
          <w:sz w:val="24"/>
          <w:szCs w:val="24"/>
        </w:rPr>
        <w:t xml:space="preserve">theo thứ tự tăng dần của số </w:t>
      </w:r>
      <w:r w:rsidR="009F647B">
        <w:rPr>
          <w:rFonts w:asciiTheme="majorHAnsi" w:eastAsia="Times New Roman" w:hAnsiTheme="majorHAnsi" w:cstheme="majorHAnsi"/>
          <w:bCs/>
          <w:iCs/>
          <w:color w:val="000000" w:themeColor="text1"/>
          <w:sz w:val="24"/>
          <w:szCs w:val="24"/>
        </w:rPr>
        <w:t xml:space="preserve">PRB </w:t>
      </w:r>
      <w:r w:rsidR="00490BCA" w:rsidRPr="00490BCA">
        <w:rPr>
          <w:rFonts w:asciiTheme="majorHAnsi" w:eastAsia="Times New Roman" w:hAnsiTheme="majorHAnsi" w:cstheme="majorHAnsi"/>
          <w:bCs/>
          <w:iCs/>
          <w:color w:val="000000" w:themeColor="text1"/>
          <w:sz w:val="24"/>
          <w:szCs w:val="24"/>
        </w:rPr>
        <w:t xml:space="preserve">và số gói vật lý, trong đó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m:t>
        </m:r>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L)/L]</m:t>
        </m:r>
      </m:oMath>
      <w:r w:rsidR="00370EEF">
        <w:rPr>
          <w:rFonts w:asciiTheme="majorHAnsi" w:eastAsia="Times New Roman" w:hAnsiTheme="majorHAnsi" w:cstheme="majorHAnsi"/>
          <w:bCs/>
          <w:color w:val="000000" w:themeColor="text1"/>
          <w:sz w:val="24"/>
          <w:szCs w:val="24"/>
        </w:rPr>
        <w:t xml:space="preserve">, L=2 là bundle size và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 xml:space="preserve"> </m:t>
        </m:r>
      </m:oMath>
      <w:r w:rsidR="00490BCA" w:rsidRPr="00490BCA">
        <w:rPr>
          <w:rFonts w:asciiTheme="majorHAnsi" w:eastAsia="Times New Roman" w:hAnsiTheme="majorHAnsi" w:cstheme="majorHAnsi"/>
          <w:bCs/>
          <w:iCs/>
          <w:color w:val="000000" w:themeColor="text1"/>
          <w:sz w:val="24"/>
          <w:szCs w:val="24"/>
        </w:rPr>
        <w:t xml:space="preserve">là khối tài nguyên vật lý được đánh số thấp nhất trong bộ tài nguyên điều khiển có DCI tương ứng đã nhận. </w:t>
      </w:r>
    </w:p>
    <w:p w14:paraId="049C8098" w14:textId="0F7145FC" w:rsidR="00F3135B" w:rsidRPr="00F3135B" w:rsidRDefault="0038053D" w:rsidP="0038053D">
      <w:pPr>
        <w:pStyle w:val="ListParagrap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bundle 0 </w:t>
      </w:r>
      <w:r w:rsidR="00490BCA" w:rsidRPr="00490BCA">
        <w:rPr>
          <w:rFonts w:asciiTheme="majorHAnsi" w:eastAsia="Times New Roman" w:hAnsiTheme="majorHAnsi" w:cstheme="majorHAnsi"/>
          <w:bCs/>
          <w:iCs/>
          <w:color w:val="000000" w:themeColor="text1"/>
          <w:sz w:val="24"/>
          <w:szCs w:val="24"/>
        </w:rPr>
        <w:t xml:space="preserve">bao gồm </w:t>
      </w:r>
      <w:r>
        <w:rPr>
          <w:rFonts w:asciiTheme="majorHAnsi" w:eastAsia="Times New Roman" w:hAnsiTheme="majorHAnsi" w:cstheme="majorHAnsi"/>
          <w:bCs/>
          <w:iCs/>
          <w:color w:val="000000" w:themeColor="text1"/>
          <w:sz w:val="24"/>
          <w:szCs w:val="24"/>
        </w:rPr>
        <w:t>L-(</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 xml:space="preserve">)mod L) </m:t>
        </m:r>
      </m:oMath>
      <w:r w:rsidR="00F3135B">
        <w:rPr>
          <w:rFonts w:asciiTheme="majorHAnsi" w:eastAsia="Times New Roman" w:hAnsiTheme="majorHAnsi" w:cstheme="majorHAnsi"/>
          <w:bCs/>
          <w:color w:val="000000" w:themeColor="text1"/>
          <w:sz w:val="24"/>
          <w:szCs w:val="24"/>
        </w:rPr>
        <w:t>RB</w:t>
      </w:r>
    </w:p>
    <w:p w14:paraId="718461DB" w14:textId="77777777" w:rsidR="00E63579" w:rsidRDefault="00F3135B" w:rsidP="0038053D">
      <w:pPr>
        <w:pStyle w:val="ListParagrap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bundle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-1</m:t>
        </m:r>
      </m:oMath>
      <w:r>
        <w:rPr>
          <w:rFonts w:asciiTheme="majorHAnsi" w:eastAsia="Times New Roman" w:hAnsiTheme="majorHAnsi" w:cstheme="majorHAnsi"/>
          <w:bCs/>
          <w:color w:val="000000" w:themeColor="text1"/>
          <w:sz w:val="24"/>
          <w:szCs w:val="24"/>
        </w:rPr>
        <w:t xml:space="preserve"> gồm </w:t>
      </w:r>
      <w:r w:rsidR="00E63579">
        <w:rPr>
          <w:rFonts w:asciiTheme="majorHAnsi" w:eastAsia="Times New Roman" w:hAnsiTheme="majorHAnsi" w:cstheme="majorHAnsi"/>
          <w:bCs/>
          <w:color w:val="000000" w:themeColor="text1"/>
          <w:sz w:val="24"/>
          <w:szCs w:val="24"/>
        </w:rPr>
        <w:t>(</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)mod L</m:t>
        </m:r>
      </m:oMath>
      <w:r w:rsidR="00E63579">
        <w:rPr>
          <w:rFonts w:asciiTheme="majorHAnsi" w:eastAsia="Times New Roman" w:hAnsiTheme="majorHAnsi" w:cstheme="majorHAnsi"/>
          <w:bCs/>
          <w:color w:val="000000" w:themeColor="text1"/>
          <w:sz w:val="24"/>
          <w:szCs w:val="24"/>
        </w:rPr>
        <w:t xml:space="preserve"> RB</w:t>
      </w:r>
      <w:r w:rsidR="00490BCA" w:rsidRPr="00490BCA">
        <w:rPr>
          <w:rFonts w:asciiTheme="majorHAnsi" w:eastAsia="Times New Roman" w:hAnsiTheme="majorHAnsi" w:cstheme="majorHAnsi"/>
          <w:bCs/>
          <w:iCs/>
          <w:color w:val="000000" w:themeColor="text1"/>
          <w:sz w:val="24"/>
          <w:szCs w:val="24"/>
        </w:rPr>
        <w:t xml:space="preserve"> nếu </w:t>
      </w:r>
      <w:r w:rsidR="00E63579">
        <w:rPr>
          <w:rFonts w:asciiTheme="majorHAnsi" w:eastAsia="Times New Roman" w:hAnsiTheme="majorHAnsi" w:cstheme="majorHAnsi"/>
          <w:bCs/>
          <w:color w:val="000000" w:themeColor="text1"/>
          <w:sz w:val="24"/>
          <w:szCs w:val="24"/>
        </w:rPr>
        <w:t>(</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)mod L</m:t>
        </m:r>
      </m:oMath>
      <w:r w:rsidR="00E63579" w:rsidRPr="00490BCA">
        <w:rPr>
          <w:rFonts w:asciiTheme="majorHAnsi" w:eastAsia="Times New Roman" w:hAnsiTheme="majorHAnsi" w:cstheme="majorHAnsi"/>
          <w:bCs/>
          <w:iCs/>
          <w:color w:val="000000" w:themeColor="text1"/>
          <w:sz w:val="24"/>
          <w:szCs w:val="24"/>
        </w:rPr>
        <w:t xml:space="preserve"> </w:t>
      </w:r>
      <w:r w:rsidR="00E63579">
        <w:rPr>
          <w:rFonts w:asciiTheme="majorHAnsi" w:eastAsia="Times New Roman" w:hAnsiTheme="majorHAnsi" w:cstheme="majorHAnsi"/>
          <w:bCs/>
          <w:iCs/>
          <w:color w:val="000000" w:themeColor="text1"/>
          <w:sz w:val="24"/>
          <w:szCs w:val="24"/>
        </w:rPr>
        <w:t xml:space="preserve"> &gt; 0 và bằng L với trường hợp còn lại</w:t>
      </w:r>
    </w:p>
    <w:p w14:paraId="78C555BE" w14:textId="1E4D2EC1" w:rsidR="00490BCA" w:rsidRDefault="00B44D5D" w:rsidP="0038053D">
      <w:pPr>
        <w:pStyle w:val="ListParagrap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T</w:t>
      </w:r>
      <w:r w:rsidR="00490BCA" w:rsidRPr="00490BCA">
        <w:rPr>
          <w:rFonts w:asciiTheme="majorHAnsi" w:eastAsia="Times New Roman" w:hAnsiTheme="majorHAnsi" w:cstheme="majorHAnsi"/>
          <w:bCs/>
          <w:iCs/>
          <w:color w:val="000000" w:themeColor="text1"/>
          <w:sz w:val="24"/>
          <w:szCs w:val="24"/>
        </w:rPr>
        <w:t xml:space="preserve">ất cả các gói khối tài nguyên khác bao gồm </w:t>
      </w:r>
      <w:r>
        <w:rPr>
          <w:rFonts w:asciiTheme="majorHAnsi" w:eastAsia="Times New Roman" w:hAnsiTheme="majorHAnsi" w:cstheme="majorHAnsi"/>
          <w:bCs/>
          <w:iCs/>
          <w:color w:val="000000" w:themeColor="text1"/>
          <w:sz w:val="24"/>
          <w:szCs w:val="24"/>
        </w:rPr>
        <w:t>L RB</w:t>
      </w:r>
      <w:r w:rsidR="00490BCA" w:rsidRPr="00490BCA">
        <w:rPr>
          <w:rFonts w:asciiTheme="majorHAnsi" w:eastAsia="Times New Roman" w:hAnsiTheme="majorHAnsi" w:cstheme="majorHAnsi"/>
          <w:bCs/>
          <w:iCs/>
          <w:color w:val="000000" w:themeColor="text1"/>
          <w:sz w:val="24"/>
          <w:szCs w:val="24"/>
        </w:rPr>
        <w:t xml:space="preserve">. </w:t>
      </w:r>
    </w:p>
    <w:p w14:paraId="27EBFE0F" w14:textId="77777777" w:rsidR="00421DCA" w:rsidRDefault="00B44D5D" w:rsidP="006F79D0">
      <w:pPr>
        <w:pStyle w:val="ListParagraph"/>
        <w:numPr>
          <w:ilvl w:val="0"/>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V</w:t>
      </w:r>
      <w:r w:rsidR="00490BCA" w:rsidRPr="00490BCA">
        <w:rPr>
          <w:rFonts w:asciiTheme="majorHAnsi" w:eastAsia="Times New Roman" w:hAnsiTheme="majorHAnsi" w:cstheme="majorHAnsi"/>
          <w:bCs/>
          <w:iCs/>
          <w:color w:val="000000" w:themeColor="text1"/>
          <w:sz w:val="24"/>
          <w:szCs w:val="24"/>
        </w:rPr>
        <w:t xml:space="preserve">ới tất cả các truyền dẫn PDSCH khác, tập hợp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size</m:t>
            </m:r>
          </m:sup>
        </m:sSubSup>
      </m:oMath>
      <w:r w:rsidR="00FE3F1D">
        <w:rPr>
          <w:rFonts w:asciiTheme="majorHAnsi" w:eastAsia="Times New Roman" w:hAnsiTheme="majorHAnsi" w:cstheme="majorHAnsi"/>
          <w:bCs/>
          <w:color w:val="000000" w:themeColor="text1"/>
          <w:sz w:val="24"/>
          <w:szCs w:val="24"/>
        </w:rPr>
        <w:t xml:space="preserve"> RBs </w:t>
      </w:r>
      <w:r w:rsidR="00490BCA" w:rsidRPr="00490BCA">
        <w:rPr>
          <w:rFonts w:asciiTheme="majorHAnsi" w:eastAsia="Times New Roman" w:hAnsiTheme="majorHAnsi" w:cstheme="majorHAnsi"/>
          <w:bCs/>
          <w:iCs/>
          <w:color w:val="000000" w:themeColor="text1"/>
          <w:sz w:val="24"/>
          <w:szCs w:val="24"/>
        </w:rPr>
        <w:t xml:space="preserve">trong </w:t>
      </w:r>
      <w:r w:rsidR="00FE3F1D">
        <w:rPr>
          <w:rFonts w:asciiTheme="majorHAnsi" w:eastAsia="Times New Roman" w:hAnsiTheme="majorHAnsi" w:cstheme="majorHAnsi"/>
          <w:bCs/>
          <w:iCs/>
          <w:color w:val="000000" w:themeColor="text1"/>
          <w:sz w:val="24"/>
          <w:szCs w:val="24"/>
        </w:rPr>
        <w:t xml:space="preserve">bandwidth </w:t>
      </w:r>
      <w:r w:rsidR="00FE3F1D">
        <w:rPr>
          <w:rFonts w:asciiTheme="majorHAnsi" w:eastAsia="Times New Roman" w:hAnsiTheme="majorHAnsi" w:cstheme="majorHAnsi"/>
          <w:bCs/>
          <w:i/>
          <w:color w:val="000000" w:themeColor="text1"/>
          <w:sz w:val="24"/>
          <w:szCs w:val="24"/>
        </w:rPr>
        <w:t>i</w:t>
      </w:r>
      <w:r w:rsidR="00490BCA" w:rsidRPr="00490BCA">
        <w:rPr>
          <w:rFonts w:asciiTheme="majorHAnsi" w:eastAsia="Times New Roman" w:hAnsiTheme="majorHAnsi" w:cstheme="majorHAnsi"/>
          <w:bCs/>
          <w:iCs/>
          <w:color w:val="000000" w:themeColor="text1"/>
          <w:sz w:val="24"/>
          <w:szCs w:val="24"/>
        </w:rPr>
        <w:t xml:space="preserve"> </w:t>
      </w:r>
      <w:r w:rsidR="00FE3F1D">
        <w:rPr>
          <w:rFonts w:asciiTheme="majorHAnsi" w:eastAsia="Times New Roman" w:hAnsiTheme="majorHAnsi" w:cstheme="majorHAnsi"/>
          <w:bCs/>
          <w:iCs/>
          <w:color w:val="000000" w:themeColor="text1"/>
          <w:sz w:val="24"/>
          <w:szCs w:val="24"/>
        </w:rPr>
        <w:t xml:space="preserve">với vị trí </w:t>
      </w:r>
      <w:r w:rsidR="00490BCA" w:rsidRPr="00490BCA">
        <w:rPr>
          <w:rFonts w:asciiTheme="majorHAnsi" w:eastAsia="Times New Roman" w:hAnsiTheme="majorHAnsi" w:cstheme="majorHAnsi"/>
          <w:bCs/>
          <w:iCs/>
          <w:color w:val="000000" w:themeColor="text1"/>
          <w:sz w:val="24"/>
          <w:szCs w:val="24"/>
        </w:rPr>
        <w:t xml:space="preserve">bắt đầu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chia thành các gói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r>
          <w:rPr>
            <w:rFonts w:ascii="Cambria Math" w:eastAsia="Times New Roman" w:hAnsi="Cambria Math" w:cstheme="majorHAnsi"/>
            <w:color w:val="000000" w:themeColor="text1"/>
            <w:sz w:val="24"/>
            <w:szCs w:val="24"/>
          </w:rPr>
          <m:t>]</m:t>
        </m:r>
      </m:oMath>
      <w:r w:rsidR="00F7060F">
        <w:rPr>
          <w:rFonts w:asciiTheme="majorHAnsi" w:eastAsia="Times New Roman" w:hAnsiTheme="majorHAnsi" w:cstheme="majorHAnsi"/>
          <w:bCs/>
          <w:color w:val="000000" w:themeColor="text1"/>
          <w:sz w:val="24"/>
          <w:szCs w:val="24"/>
        </w:rPr>
        <w:t xml:space="preserve"> RB </w:t>
      </w:r>
      <w:r w:rsidR="00B86776">
        <w:rPr>
          <w:rFonts w:asciiTheme="majorHAnsi" w:eastAsia="Times New Roman" w:hAnsiTheme="majorHAnsi" w:cstheme="majorHAnsi"/>
          <w:bCs/>
          <w:color w:val="000000" w:themeColor="text1"/>
          <w:sz w:val="24"/>
          <w:szCs w:val="24"/>
        </w:rPr>
        <w:t>bundle</w:t>
      </w:r>
      <w:r w:rsidR="00490BCA" w:rsidRPr="00490BCA">
        <w:rPr>
          <w:rFonts w:asciiTheme="majorHAnsi" w:eastAsia="Times New Roman" w:hAnsiTheme="majorHAnsi" w:cstheme="majorHAnsi"/>
          <w:bCs/>
          <w:iCs/>
          <w:color w:val="000000" w:themeColor="text1"/>
          <w:sz w:val="24"/>
          <w:szCs w:val="24"/>
        </w:rPr>
        <w:t xml:space="preserve"> </w:t>
      </w:r>
      <w:r w:rsidR="00B86776">
        <w:rPr>
          <w:rFonts w:asciiTheme="majorHAnsi" w:eastAsia="Times New Roman" w:hAnsiTheme="majorHAnsi" w:cstheme="majorHAnsi"/>
          <w:bCs/>
          <w:iCs/>
          <w:color w:val="000000" w:themeColor="text1"/>
          <w:sz w:val="24"/>
          <w:szCs w:val="24"/>
        </w:rPr>
        <w:t xml:space="preserve">theo </w:t>
      </w:r>
      <w:r w:rsidR="00490BCA" w:rsidRPr="00490BCA">
        <w:rPr>
          <w:rFonts w:asciiTheme="majorHAnsi" w:eastAsia="Times New Roman" w:hAnsiTheme="majorHAnsi" w:cstheme="majorHAnsi"/>
          <w:bCs/>
          <w:iCs/>
          <w:color w:val="000000" w:themeColor="text1"/>
          <w:sz w:val="24"/>
          <w:szCs w:val="24"/>
        </w:rPr>
        <w:t xml:space="preserve">thứ tự tăng dần của số khối tài nguyên và số gói trong đó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sidR="00490BCA" w:rsidRPr="00490BCA">
        <w:rPr>
          <w:rFonts w:asciiTheme="majorHAnsi" w:eastAsia="Times New Roman" w:hAnsiTheme="majorHAnsi" w:cstheme="majorHAnsi"/>
          <w:bCs/>
          <w:iCs/>
          <w:color w:val="000000" w:themeColor="text1"/>
          <w:sz w:val="24"/>
          <w:szCs w:val="24"/>
        </w:rPr>
        <w:t xml:space="preserve">là kích thước gói cho </w:t>
      </w:r>
      <w:r w:rsidR="00421DCA">
        <w:rPr>
          <w:rFonts w:asciiTheme="majorHAnsi" w:eastAsia="Times New Roman" w:hAnsiTheme="majorHAnsi" w:cstheme="majorHAnsi"/>
          <w:bCs/>
          <w:iCs/>
          <w:color w:val="000000" w:themeColor="text1"/>
          <w:sz w:val="24"/>
          <w:szCs w:val="24"/>
        </w:rPr>
        <w:t xml:space="preserve">bandwidth </w:t>
      </w:r>
      <w:r w:rsidR="00421DCA">
        <w:rPr>
          <w:rFonts w:asciiTheme="majorHAnsi" w:eastAsia="Times New Roman" w:hAnsiTheme="majorHAnsi" w:cstheme="majorHAnsi"/>
          <w:bCs/>
          <w:i/>
          <w:color w:val="000000" w:themeColor="text1"/>
          <w:sz w:val="24"/>
          <w:szCs w:val="24"/>
        </w:rPr>
        <w:t>i</w:t>
      </w:r>
      <w:r w:rsidR="00421DCA" w:rsidRPr="00490BCA">
        <w:rPr>
          <w:rFonts w:asciiTheme="majorHAnsi" w:eastAsia="Times New Roman" w:hAnsiTheme="majorHAnsi" w:cstheme="majorHAnsi"/>
          <w:bCs/>
          <w:iCs/>
          <w:color w:val="000000" w:themeColor="text1"/>
          <w:sz w:val="24"/>
          <w:szCs w:val="24"/>
        </w:rPr>
        <w:t xml:space="preserve"> </w:t>
      </w:r>
      <w:r w:rsidR="00490BCA" w:rsidRPr="00490BCA">
        <w:rPr>
          <w:rFonts w:asciiTheme="majorHAnsi" w:eastAsia="Times New Roman" w:hAnsiTheme="majorHAnsi" w:cstheme="majorHAnsi"/>
          <w:bCs/>
          <w:iCs/>
          <w:color w:val="000000" w:themeColor="text1"/>
          <w:sz w:val="24"/>
          <w:szCs w:val="24"/>
        </w:rPr>
        <w:t xml:space="preserve">được cung cấp bởi tham số lớp cao hơn </w:t>
      </w:r>
      <w:r w:rsidR="00490BCA" w:rsidRPr="00421DCA">
        <w:rPr>
          <w:rFonts w:asciiTheme="majorHAnsi" w:eastAsia="Times New Roman" w:hAnsiTheme="majorHAnsi" w:cstheme="majorHAnsi"/>
          <w:bCs/>
          <w:i/>
          <w:color w:val="000000" w:themeColor="text1"/>
          <w:sz w:val="24"/>
          <w:szCs w:val="24"/>
        </w:rPr>
        <w:t>vrb-ToPRB-Interleaver</w:t>
      </w:r>
      <w:r w:rsidR="00490BCA" w:rsidRPr="00490BCA">
        <w:rPr>
          <w:rFonts w:asciiTheme="majorHAnsi" w:eastAsia="Times New Roman" w:hAnsiTheme="majorHAnsi" w:cstheme="majorHAnsi"/>
          <w:bCs/>
          <w:iCs/>
          <w:color w:val="000000" w:themeColor="text1"/>
          <w:sz w:val="24"/>
          <w:szCs w:val="24"/>
        </w:rPr>
        <w:t xml:space="preserve"> và </w:t>
      </w:r>
    </w:p>
    <w:p w14:paraId="62A81B5C" w14:textId="77777777" w:rsidR="001A0401" w:rsidRDefault="00421DCA" w:rsidP="00421DCA">
      <w:pPr>
        <w:pStyle w:val="ListParagrap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bundle 0 </w:t>
      </w:r>
      <w:r w:rsidRPr="00490BCA">
        <w:rPr>
          <w:rFonts w:asciiTheme="majorHAnsi" w:eastAsia="Times New Roman" w:hAnsiTheme="majorHAnsi" w:cstheme="majorHAnsi"/>
          <w:bCs/>
          <w:iCs/>
          <w:color w:val="000000" w:themeColor="text1"/>
          <w:sz w:val="24"/>
          <w:szCs w:val="24"/>
        </w:rPr>
        <w:t>bao gồm</w:t>
      </w:r>
      <w:r w:rsidR="00490BCA" w:rsidRPr="00490BCA">
        <w:rPr>
          <w:rFonts w:asciiTheme="majorHAnsi" w:eastAsia="Times New Roman" w:hAnsiTheme="majorHAnsi" w:cstheme="majorHAnsi"/>
          <w:bCs/>
          <w:iCs/>
          <w:color w:val="000000" w:themeColor="text1"/>
          <w:sz w:val="24"/>
          <w:szCs w:val="24"/>
        </w:rPr>
        <w:t xml:space="preserve"> bao gồm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r>
          <w:rPr>
            <w:rFonts w:ascii="Cambria Math" w:eastAsia="Times New Roman" w:hAnsi="Cambria Math" w:cstheme="majorHAnsi"/>
            <w:color w:val="000000" w:themeColor="text1"/>
            <w:sz w:val="24"/>
            <w:szCs w:val="24"/>
          </w:rPr>
          <m:t>- (</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r>
          <w:rPr>
            <w:rFonts w:ascii="Cambria Math" w:eastAsia="Times New Roman" w:hAnsi="Cambria Math" w:cstheme="majorHAnsi"/>
            <w:color w:val="000000" w:themeColor="text1"/>
            <w:sz w:val="24"/>
            <w:szCs w:val="24"/>
          </w:rPr>
          <m:t>)</m:t>
        </m:r>
      </m:oMath>
      <w:r w:rsidR="001A0401">
        <w:rPr>
          <w:rFonts w:asciiTheme="majorHAnsi" w:eastAsia="Times New Roman" w:hAnsiTheme="majorHAnsi" w:cstheme="majorHAnsi"/>
          <w:bCs/>
          <w:iCs/>
          <w:color w:val="000000" w:themeColor="text1"/>
          <w:sz w:val="24"/>
          <w:szCs w:val="24"/>
        </w:rPr>
        <w:t xml:space="preserve"> RBs</w:t>
      </w:r>
    </w:p>
    <w:p w14:paraId="5B82C71B" w14:textId="34B9FEF2" w:rsidR="001A0401" w:rsidRDefault="001A0401" w:rsidP="001A0401">
      <w:pPr>
        <w:pStyle w:val="ListParagrap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bundle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-1</m:t>
        </m:r>
      </m:oMath>
      <w:r>
        <w:rPr>
          <w:rFonts w:asciiTheme="majorHAnsi" w:eastAsia="Times New Roman" w:hAnsiTheme="majorHAnsi" w:cstheme="majorHAnsi"/>
          <w:bCs/>
          <w:color w:val="000000" w:themeColor="text1"/>
          <w:sz w:val="24"/>
          <w:szCs w:val="24"/>
        </w:rPr>
        <w:t xml:space="preserve"> gồm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r>
          <m:rPr>
            <m:sty m:val="p"/>
          </m:rPr>
          <w:rPr>
            <w:rFonts w:ascii="Cambria Math" w:eastAsia="Times New Roman" w:hAnsi="Cambria Math" w:cstheme="majorHAnsi"/>
            <w:color w:val="000000" w:themeColor="text1"/>
            <w:sz w:val="24"/>
            <w:szCs w:val="24"/>
          </w:rPr>
          <m:t xml:space="preserve">mod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sidR="00B55F17">
        <w:rPr>
          <w:rFonts w:asciiTheme="majorHAnsi" w:eastAsia="Times New Roman" w:hAnsiTheme="majorHAnsi" w:cstheme="majorHAnsi"/>
          <w:bCs/>
          <w:color w:val="000000" w:themeColor="text1"/>
          <w:sz w:val="24"/>
          <w:szCs w:val="24"/>
        </w:rPr>
        <w:t>RBs</w:t>
      </w:r>
      <w:r w:rsidRPr="00490BCA">
        <w:rPr>
          <w:rFonts w:asciiTheme="majorHAnsi" w:eastAsia="Times New Roman" w:hAnsiTheme="majorHAnsi" w:cstheme="majorHAnsi"/>
          <w:bCs/>
          <w:iCs/>
          <w:color w:val="000000" w:themeColor="text1"/>
          <w:sz w:val="24"/>
          <w:szCs w:val="24"/>
        </w:rPr>
        <w:t xml:space="preserve"> nếu </w:t>
      </w:r>
      <w:r w:rsidR="00B55F17">
        <w:rPr>
          <w:rFonts w:asciiTheme="majorHAnsi" w:eastAsia="Times New Roman" w:hAnsiTheme="majorHAnsi" w:cstheme="majorHAnsi"/>
          <w:bCs/>
          <w:color w:val="000000" w:themeColor="text1"/>
          <w:sz w:val="24"/>
          <w:szCs w:val="24"/>
        </w:rPr>
        <w:t>(</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r>
          <m:rPr>
            <m:sty m:val="p"/>
          </m:rPr>
          <w:rPr>
            <w:rFonts w:ascii="Cambria Math" w:eastAsia="Times New Roman" w:hAnsi="Cambria Math" w:cstheme="majorHAnsi"/>
            <w:color w:val="000000" w:themeColor="text1"/>
            <w:sz w:val="24"/>
            <w:szCs w:val="24"/>
          </w:rPr>
          <m:t xml:space="preserve">mod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Pr>
          <w:rFonts w:asciiTheme="majorHAnsi" w:eastAsia="Times New Roman" w:hAnsiTheme="majorHAnsi" w:cstheme="majorHAnsi"/>
          <w:bCs/>
          <w:iCs/>
          <w:color w:val="000000" w:themeColor="text1"/>
          <w:sz w:val="24"/>
          <w:szCs w:val="24"/>
        </w:rPr>
        <w:t xml:space="preserve"> &gt; 0 và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Pr>
          <w:rFonts w:asciiTheme="majorHAnsi" w:eastAsia="Times New Roman" w:hAnsiTheme="majorHAnsi" w:cstheme="majorHAnsi"/>
          <w:bCs/>
          <w:iCs/>
          <w:color w:val="000000" w:themeColor="text1"/>
          <w:sz w:val="24"/>
          <w:szCs w:val="24"/>
        </w:rPr>
        <w:t xml:space="preserve"> với trường hợp còn lại</w:t>
      </w:r>
    </w:p>
    <w:p w14:paraId="052D16D4" w14:textId="166E1A7F" w:rsidR="00490BCA" w:rsidRDefault="001A0401" w:rsidP="001A0401">
      <w:pPr>
        <w:pStyle w:val="ListParagrap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T</w:t>
      </w:r>
      <w:r w:rsidRPr="00490BCA">
        <w:rPr>
          <w:rFonts w:asciiTheme="majorHAnsi" w:eastAsia="Times New Roman" w:hAnsiTheme="majorHAnsi" w:cstheme="majorHAnsi"/>
          <w:bCs/>
          <w:iCs/>
          <w:color w:val="000000" w:themeColor="text1"/>
          <w:sz w:val="24"/>
          <w:szCs w:val="24"/>
        </w:rPr>
        <w:t xml:space="preserve">ất cả các gói khối tài nguyên khác bao gồm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Pr>
          <w:rFonts w:asciiTheme="majorHAnsi" w:eastAsia="Times New Roman" w:hAnsiTheme="majorHAnsi" w:cstheme="majorHAnsi"/>
          <w:bCs/>
          <w:iCs/>
          <w:color w:val="000000" w:themeColor="text1"/>
          <w:sz w:val="24"/>
          <w:szCs w:val="24"/>
        </w:rPr>
        <w:t xml:space="preserve"> RB</w:t>
      </w:r>
      <w:r w:rsidR="00490BCA" w:rsidRPr="00490BCA">
        <w:rPr>
          <w:rFonts w:asciiTheme="majorHAnsi" w:eastAsia="Times New Roman" w:hAnsiTheme="majorHAnsi" w:cstheme="majorHAnsi"/>
          <w:bCs/>
          <w:iCs/>
          <w:color w:val="000000" w:themeColor="text1"/>
          <w:sz w:val="24"/>
          <w:szCs w:val="24"/>
        </w:rPr>
        <w:t xml:space="preserve">i. </w:t>
      </w:r>
    </w:p>
    <w:p w14:paraId="02B7B3AE" w14:textId="77777777" w:rsidR="000E4C63" w:rsidRDefault="00490BCA" w:rsidP="00490BCA">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490BCA">
        <w:rPr>
          <w:rFonts w:asciiTheme="majorHAnsi" w:eastAsia="Times New Roman" w:hAnsiTheme="majorHAnsi" w:cstheme="majorHAnsi"/>
          <w:bCs/>
          <w:iCs/>
          <w:color w:val="000000" w:themeColor="text1"/>
          <w:sz w:val="24"/>
          <w:szCs w:val="24"/>
        </w:rPr>
        <w:t xml:space="preserve">Các khối tài nguyên ảo trong khoảng </w:t>
      </w:r>
      <w:r w:rsidR="00B55F17">
        <w:rPr>
          <w:rFonts w:asciiTheme="majorHAnsi" w:eastAsia="Times New Roman" w:hAnsiTheme="majorHAnsi" w:cstheme="majorHAnsi"/>
          <w:bCs/>
          <w:iCs/>
          <w:color w:val="000000" w:themeColor="text1"/>
          <w:sz w:val="24"/>
          <w:szCs w:val="24"/>
        </w:rPr>
        <w:t xml:space="preserve">j </w:t>
      </w:r>
      <w:r w:rsidRPr="00490BCA">
        <w:rPr>
          <w:rFonts w:ascii="Cambria Math" w:eastAsia="Times New Roman" w:hAnsi="Cambria Math" w:cs="Cambria Math"/>
          <w:bCs/>
          <w:iCs/>
          <w:color w:val="000000" w:themeColor="text1"/>
          <w:sz w:val="24"/>
          <w:szCs w:val="24"/>
        </w:rPr>
        <w:t>∈</w:t>
      </w:r>
      <w:r w:rsidRPr="00490BCA">
        <w:rPr>
          <w:rFonts w:asciiTheme="majorHAnsi" w:eastAsia="Times New Roman" w:hAnsiTheme="majorHAnsi" w:cstheme="majorHAnsi"/>
          <w:bCs/>
          <w:iCs/>
          <w:color w:val="000000" w:themeColor="text1"/>
          <w:sz w:val="24"/>
          <w:szCs w:val="24"/>
        </w:rPr>
        <w:t>{</w:t>
      </w:r>
      <w:r w:rsidR="000E4C63" w:rsidRPr="00490BCA">
        <w:rPr>
          <w:rFonts w:asciiTheme="majorHAnsi" w:eastAsia="Times New Roman" w:hAnsiTheme="majorHAnsi" w:cstheme="majorHAnsi"/>
          <w:bCs/>
          <w:iCs/>
          <w:color w:val="000000" w:themeColor="text1"/>
          <w:sz w:val="24"/>
          <w:szCs w:val="24"/>
        </w:rPr>
        <w:t>1,0,...,</w:t>
      </w:r>
      <w:r w:rsidRPr="00490BCA">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-1</m:t>
        </m:r>
      </m:oMath>
      <w:r w:rsidRPr="00490BCA">
        <w:rPr>
          <w:rFonts w:asciiTheme="majorHAnsi" w:eastAsia="Times New Roman" w:hAnsiTheme="majorHAnsi" w:cstheme="majorHAnsi"/>
          <w:bCs/>
          <w:iCs/>
          <w:color w:val="000000" w:themeColor="text1"/>
          <w:sz w:val="24"/>
          <w:szCs w:val="24"/>
        </w:rPr>
        <w:t xml:space="preserve">} </w:t>
      </w:r>
      <w:r w:rsidRPr="00490BCA">
        <w:rPr>
          <w:rFonts w:ascii="Times New Roman" w:eastAsia="Times New Roman" w:hAnsi="Times New Roman" w:cs="Times New Roman"/>
          <w:bCs/>
          <w:iCs/>
          <w:color w:val="000000" w:themeColor="text1"/>
          <w:sz w:val="24"/>
          <w:szCs w:val="24"/>
        </w:rPr>
        <w:t>đượ</w:t>
      </w:r>
      <w:r w:rsidRPr="00490BCA">
        <w:rPr>
          <w:rFonts w:asciiTheme="majorHAnsi" w:eastAsia="Times New Roman" w:hAnsiTheme="majorHAnsi" w:cstheme="majorHAnsi"/>
          <w:bCs/>
          <w:iCs/>
          <w:color w:val="000000" w:themeColor="text1"/>
          <w:sz w:val="24"/>
          <w:szCs w:val="24"/>
        </w:rPr>
        <w:t xml:space="preserve">c </w:t>
      </w:r>
      <w:r w:rsidRPr="00490BCA">
        <w:rPr>
          <w:rFonts w:ascii="Times New Roman" w:eastAsia="Times New Roman" w:hAnsi="Times New Roman" w:cs="Times New Roman"/>
          <w:bCs/>
          <w:iCs/>
          <w:color w:val="000000" w:themeColor="text1"/>
          <w:sz w:val="24"/>
          <w:szCs w:val="24"/>
        </w:rPr>
        <w:t>á</w:t>
      </w:r>
      <w:r w:rsidRPr="00490BCA">
        <w:rPr>
          <w:rFonts w:asciiTheme="majorHAnsi" w:eastAsia="Times New Roman" w:hAnsiTheme="majorHAnsi" w:cstheme="majorHAnsi"/>
          <w:bCs/>
          <w:iCs/>
          <w:color w:val="000000" w:themeColor="text1"/>
          <w:sz w:val="24"/>
          <w:szCs w:val="24"/>
        </w:rPr>
        <w:t>nh x</w:t>
      </w:r>
      <w:r w:rsidRPr="00490BCA">
        <w:rPr>
          <w:rFonts w:ascii="Times New Roman" w:eastAsia="Times New Roman" w:hAnsi="Times New Roman" w:cs="Times New Roman"/>
          <w:bCs/>
          <w:iCs/>
          <w:color w:val="000000" w:themeColor="text1"/>
          <w:sz w:val="24"/>
          <w:szCs w:val="24"/>
        </w:rPr>
        <w:t>ạ</w:t>
      </w:r>
      <w:r w:rsidRPr="00490BCA">
        <w:rPr>
          <w:rFonts w:asciiTheme="majorHAnsi" w:eastAsia="Times New Roman" w:hAnsiTheme="majorHAnsi" w:cstheme="majorHAnsi"/>
          <w:bCs/>
          <w:iCs/>
          <w:color w:val="000000" w:themeColor="text1"/>
          <w:sz w:val="24"/>
          <w:szCs w:val="24"/>
        </w:rPr>
        <w:t xml:space="preserve"> t</w:t>
      </w:r>
      <w:r w:rsidRPr="00490BCA">
        <w:rPr>
          <w:rFonts w:ascii="Times New Roman" w:eastAsia="Times New Roman" w:hAnsi="Times New Roman" w:cs="Times New Roman"/>
          <w:bCs/>
          <w:iCs/>
          <w:color w:val="000000" w:themeColor="text1"/>
          <w:sz w:val="24"/>
          <w:szCs w:val="24"/>
        </w:rPr>
        <w:t>ớ</w:t>
      </w:r>
      <w:r w:rsidRPr="00490BCA">
        <w:rPr>
          <w:rFonts w:asciiTheme="majorHAnsi" w:eastAsia="Times New Roman" w:hAnsiTheme="majorHAnsi" w:cstheme="majorHAnsi"/>
          <w:bCs/>
          <w:iCs/>
          <w:color w:val="000000" w:themeColor="text1"/>
          <w:sz w:val="24"/>
          <w:szCs w:val="24"/>
        </w:rPr>
        <w:t>i c</w:t>
      </w:r>
      <w:r w:rsidRPr="00490BCA">
        <w:rPr>
          <w:rFonts w:ascii="Times New Roman" w:eastAsia="Times New Roman" w:hAnsi="Times New Roman" w:cs="Times New Roman"/>
          <w:bCs/>
          <w:iCs/>
          <w:color w:val="000000" w:themeColor="text1"/>
          <w:sz w:val="24"/>
          <w:szCs w:val="24"/>
        </w:rPr>
        <w:t>á</w:t>
      </w:r>
      <w:r w:rsidRPr="00490BCA">
        <w:rPr>
          <w:rFonts w:asciiTheme="majorHAnsi" w:eastAsia="Times New Roman" w:hAnsiTheme="majorHAnsi" w:cstheme="majorHAnsi"/>
          <w:bCs/>
          <w:iCs/>
          <w:color w:val="000000" w:themeColor="text1"/>
          <w:sz w:val="24"/>
          <w:szCs w:val="24"/>
        </w:rPr>
        <w:t>c kh</w:t>
      </w:r>
      <w:r w:rsidRPr="00490BCA">
        <w:rPr>
          <w:rFonts w:ascii="Times New Roman" w:eastAsia="Times New Roman" w:hAnsi="Times New Roman" w:cs="Times New Roman"/>
          <w:bCs/>
          <w:iCs/>
          <w:color w:val="000000" w:themeColor="text1"/>
          <w:sz w:val="24"/>
          <w:szCs w:val="24"/>
        </w:rPr>
        <w:t>ố</w:t>
      </w:r>
      <w:r w:rsidRPr="00490BCA">
        <w:rPr>
          <w:rFonts w:asciiTheme="majorHAnsi" w:eastAsia="Times New Roman" w:hAnsiTheme="majorHAnsi" w:cstheme="majorHAnsi"/>
          <w:bCs/>
          <w:iCs/>
          <w:color w:val="000000" w:themeColor="text1"/>
          <w:sz w:val="24"/>
          <w:szCs w:val="24"/>
        </w:rPr>
        <w:t>i t</w:t>
      </w:r>
      <w:r w:rsidRPr="00490BCA">
        <w:rPr>
          <w:rFonts w:ascii="Times New Roman" w:eastAsia="Times New Roman" w:hAnsi="Times New Roman" w:cs="Times New Roman"/>
          <w:bCs/>
          <w:iCs/>
          <w:color w:val="000000" w:themeColor="text1"/>
          <w:sz w:val="24"/>
          <w:szCs w:val="24"/>
        </w:rPr>
        <w:t>à</w:t>
      </w:r>
      <w:r w:rsidRPr="00490BCA">
        <w:rPr>
          <w:rFonts w:asciiTheme="majorHAnsi" w:eastAsia="Times New Roman" w:hAnsiTheme="majorHAnsi" w:cstheme="majorHAnsi"/>
          <w:bCs/>
          <w:iCs/>
          <w:color w:val="000000" w:themeColor="text1"/>
          <w:sz w:val="24"/>
          <w:szCs w:val="24"/>
        </w:rPr>
        <w:t>i nguy</w:t>
      </w:r>
      <w:r w:rsidRPr="00490BCA">
        <w:rPr>
          <w:rFonts w:ascii="Times New Roman" w:eastAsia="Times New Roman" w:hAnsi="Times New Roman" w:cs="Times New Roman"/>
          <w:bCs/>
          <w:iCs/>
          <w:color w:val="000000" w:themeColor="text1"/>
          <w:sz w:val="24"/>
          <w:szCs w:val="24"/>
        </w:rPr>
        <w:t>ê</w:t>
      </w:r>
      <w:r w:rsidRPr="00490BCA">
        <w:rPr>
          <w:rFonts w:asciiTheme="majorHAnsi" w:eastAsia="Times New Roman" w:hAnsiTheme="majorHAnsi" w:cstheme="majorHAnsi"/>
          <w:bCs/>
          <w:iCs/>
          <w:color w:val="000000" w:themeColor="text1"/>
          <w:sz w:val="24"/>
          <w:szCs w:val="24"/>
        </w:rPr>
        <w:t>n v</w:t>
      </w:r>
      <w:r w:rsidRPr="00490BCA">
        <w:rPr>
          <w:rFonts w:ascii="Times New Roman" w:eastAsia="Times New Roman" w:hAnsi="Times New Roman" w:cs="Times New Roman"/>
          <w:bCs/>
          <w:iCs/>
          <w:color w:val="000000" w:themeColor="text1"/>
          <w:sz w:val="24"/>
          <w:szCs w:val="24"/>
        </w:rPr>
        <w:t>ậ</w:t>
      </w:r>
      <w:r w:rsidRPr="00490BCA">
        <w:rPr>
          <w:rFonts w:asciiTheme="majorHAnsi" w:eastAsia="Times New Roman" w:hAnsiTheme="majorHAnsi" w:cstheme="majorHAnsi"/>
          <w:bCs/>
          <w:iCs/>
          <w:color w:val="000000" w:themeColor="text1"/>
          <w:sz w:val="24"/>
          <w:szCs w:val="24"/>
        </w:rPr>
        <w:t>t l</w:t>
      </w:r>
      <w:r w:rsidRPr="00490BCA">
        <w:rPr>
          <w:rFonts w:ascii="Times New Roman" w:eastAsia="Times New Roman" w:hAnsi="Times New Roman" w:cs="Times New Roman"/>
          <w:bCs/>
          <w:iCs/>
          <w:color w:val="000000" w:themeColor="text1"/>
          <w:sz w:val="24"/>
          <w:szCs w:val="24"/>
        </w:rPr>
        <w:t>ý</w:t>
      </w:r>
      <w:r w:rsidRPr="00490BCA">
        <w:rPr>
          <w:rFonts w:asciiTheme="majorHAnsi" w:eastAsia="Times New Roman" w:hAnsiTheme="majorHAnsi" w:cstheme="majorHAnsi"/>
          <w:bCs/>
          <w:iCs/>
          <w:color w:val="000000" w:themeColor="text1"/>
          <w:sz w:val="24"/>
          <w:szCs w:val="24"/>
        </w:rPr>
        <w:t xml:space="preserve"> theo </w:t>
      </w:r>
    </w:p>
    <w:p w14:paraId="733EBF0B" w14:textId="7778A9A2" w:rsidR="000E4C63" w:rsidRDefault="000E4C63" w:rsidP="000E4C63">
      <w:pPr>
        <w:pStyle w:val="ListParagraph"/>
        <w:numPr>
          <w:ilvl w:val="0"/>
          <w:numId w:val="42"/>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VRB bundle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 xml:space="preserve">-1 </m:t>
        </m:r>
      </m:oMath>
      <w:r w:rsidR="00490BCA" w:rsidRPr="000E4C63">
        <w:rPr>
          <w:rFonts w:ascii="Times New Roman" w:eastAsia="Times New Roman" w:hAnsi="Times New Roman" w:cs="Times New Roman"/>
          <w:bCs/>
          <w:iCs/>
          <w:color w:val="000000" w:themeColor="text1"/>
          <w:sz w:val="24"/>
          <w:szCs w:val="24"/>
        </w:rPr>
        <w:t>đượ</w:t>
      </w:r>
      <w:r w:rsidR="00490BCA" w:rsidRPr="000E4C63">
        <w:rPr>
          <w:rFonts w:asciiTheme="majorHAnsi" w:eastAsia="Times New Roman" w:hAnsiTheme="majorHAnsi" w:cstheme="majorHAnsi"/>
          <w:bCs/>
          <w:iCs/>
          <w:color w:val="000000" w:themeColor="text1"/>
          <w:sz w:val="24"/>
          <w:szCs w:val="24"/>
        </w:rPr>
        <w:t xml:space="preserve">c </w:t>
      </w:r>
      <w:r w:rsidR="00490BCA" w:rsidRPr="000E4C63">
        <w:rPr>
          <w:rFonts w:ascii="Times New Roman" w:eastAsia="Times New Roman" w:hAnsi="Times New Roman" w:cs="Times New Roman"/>
          <w:bCs/>
          <w:iCs/>
          <w:color w:val="000000" w:themeColor="text1"/>
          <w:sz w:val="24"/>
          <w:szCs w:val="24"/>
        </w:rPr>
        <w:t>á</w:t>
      </w:r>
      <w:r w:rsidR="00490BCA" w:rsidRPr="000E4C63">
        <w:rPr>
          <w:rFonts w:asciiTheme="majorHAnsi" w:eastAsia="Times New Roman" w:hAnsiTheme="majorHAnsi" w:cstheme="majorHAnsi"/>
          <w:bCs/>
          <w:iCs/>
          <w:color w:val="000000" w:themeColor="text1"/>
          <w:sz w:val="24"/>
          <w:szCs w:val="24"/>
        </w:rPr>
        <w:t>nh x</w:t>
      </w:r>
      <w:r w:rsidR="00490BCA" w:rsidRPr="000E4C63">
        <w:rPr>
          <w:rFonts w:ascii="Times New Roman" w:eastAsia="Times New Roman" w:hAnsi="Times New Roman" w:cs="Times New Roman"/>
          <w:bCs/>
          <w:iCs/>
          <w:color w:val="000000" w:themeColor="text1"/>
          <w:sz w:val="24"/>
          <w:szCs w:val="24"/>
        </w:rPr>
        <w:t>ạ</w:t>
      </w:r>
      <w:r w:rsidR="00490BCA" w:rsidRPr="000E4C63">
        <w:rPr>
          <w:rFonts w:asciiTheme="majorHAnsi" w:eastAsia="Times New Roman" w:hAnsiTheme="majorHAnsi" w:cstheme="majorHAnsi"/>
          <w:bCs/>
          <w:iCs/>
          <w:color w:val="000000" w:themeColor="text1"/>
          <w:sz w:val="24"/>
          <w:szCs w:val="24"/>
        </w:rPr>
        <w:t xml:space="preserve"> t</w:t>
      </w:r>
      <w:r w:rsidR="00490BCA" w:rsidRPr="000E4C63">
        <w:rPr>
          <w:rFonts w:ascii="Times New Roman" w:eastAsia="Times New Roman" w:hAnsi="Times New Roman" w:cs="Times New Roman"/>
          <w:bCs/>
          <w:iCs/>
          <w:color w:val="000000" w:themeColor="text1"/>
          <w:sz w:val="24"/>
          <w:szCs w:val="24"/>
        </w:rPr>
        <w:t>ớ</w:t>
      </w:r>
      <w:r w:rsidR="00490BCA" w:rsidRPr="000E4C63">
        <w:rPr>
          <w:rFonts w:asciiTheme="majorHAnsi" w:eastAsia="Times New Roman" w:hAnsiTheme="majorHAnsi" w:cstheme="majorHAnsi"/>
          <w:bCs/>
          <w:iCs/>
          <w:color w:val="000000" w:themeColor="text1"/>
          <w:sz w:val="24"/>
          <w:szCs w:val="24"/>
        </w:rPr>
        <w:t xml:space="preserve">i </w:t>
      </w:r>
      <w:r w:rsidR="000F08AD">
        <w:rPr>
          <w:rFonts w:asciiTheme="majorHAnsi" w:eastAsia="Times New Roman" w:hAnsiTheme="majorHAnsi" w:cstheme="majorHAnsi"/>
          <w:bCs/>
          <w:iCs/>
          <w:color w:val="000000" w:themeColor="text1"/>
          <w:sz w:val="24"/>
          <w:szCs w:val="24"/>
        </w:rPr>
        <w:t xml:space="preserve">PRB bundle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-1</m:t>
        </m:r>
      </m:oMath>
    </w:p>
    <w:p w14:paraId="1760E644" w14:textId="77777777" w:rsidR="006B2F91" w:rsidRDefault="000F08AD" w:rsidP="000E4C63">
      <w:pPr>
        <w:pStyle w:val="ListParagraph"/>
        <w:numPr>
          <w:ilvl w:val="0"/>
          <w:numId w:val="42"/>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VRB bundle</w:t>
      </w:r>
      <w:r w:rsidR="00490BCA" w:rsidRPr="000E4C63">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 xml:space="preserve">j </w:t>
      </w:r>
      <w:r w:rsidRPr="00490BCA">
        <w:rPr>
          <w:rFonts w:ascii="Cambria Math" w:eastAsia="Times New Roman" w:hAnsi="Cambria Math" w:cs="Cambria Math"/>
          <w:bCs/>
          <w:iCs/>
          <w:color w:val="000000" w:themeColor="text1"/>
          <w:sz w:val="24"/>
          <w:szCs w:val="24"/>
        </w:rPr>
        <w:t>∈</w:t>
      </w:r>
      <w:r w:rsidRPr="00490BCA">
        <w:rPr>
          <w:rFonts w:asciiTheme="majorHAnsi" w:eastAsia="Times New Roman" w:hAnsiTheme="majorHAnsi" w:cstheme="majorHAnsi"/>
          <w:bCs/>
          <w:iCs/>
          <w:color w:val="000000" w:themeColor="text1"/>
          <w:sz w:val="24"/>
          <w:szCs w:val="24"/>
        </w:rPr>
        <w:t xml:space="preserve">{1,0,...,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-2</m:t>
        </m:r>
      </m:oMath>
      <w:r w:rsidRPr="00490BCA">
        <w:rPr>
          <w:rFonts w:asciiTheme="majorHAnsi" w:eastAsia="Times New Roman" w:hAnsiTheme="majorHAnsi" w:cstheme="majorHAnsi"/>
          <w:bCs/>
          <w:iCs/>
          <w:color w:val="000000" w:themeColor="text1"/>
          <w:sz w:val="24"/>
          <w:szCs w:val="24"/>
        </w:rPr>
        <w:t>}</w:t>
      </w:r>
      <w:r w:rsidR="00490BCA" w:rsidRPr="000E4C63">
        <w:rPr>
          <w:rFonts w:ascii="Times New Roman" w:eastAsia="Times New Roman" w:hAnsi="Times New Roman" w:cs="Times New Roman"/>
          <w:bCs/>
          <w:iCs/>
          <w:color w:val="000000" w:themeColor="text1"/>
          <w:sz w:val="24"/>
          <w:szCs w:val="24"/>
        </w:rPr>
        <w:t>đượ</w:t>
      </w:r>
      <w:r w:rsidR="00490BCA" w:rsidRPr="000E4C63">
        <w:rPr>
          <w:rFonts w:asciiTheme="majorHAnsi" w:eastAsia="Times New Roman" w:hAnsiTheme="majorHAnsi" w:cstheme="majorHAnsi"/>
          <w:bCs/>
          <w:iCs/>
          <w:color w:val="000000" w:themeColor="text1"/>
          <w:sz w:val="24"/>
          <w:szCs w:val="24"/>
        </w:rPr>
        <w:t xml:space="preserve">c </w:t>
      </w:r>
      <w:r w:rsidR="00490BCA" w:rsidRPr="000E4C63">
        <w:rPr>
          <w:rFonts w:ascii="Times New Roman" w:eastAsia="Times New Roman" w:hAnsi="Times New Roman" w:cs="Times New Roman"/>
          <w:bCs/>
          <w:iCs/>
          <w:color w:val="000000" w:themeColor="text1"/>
          <w:sz w:val="24"/>
          <w:szCs w:val="24"/>
        </w:rPr>
        <w:t>á</w:t>
      </w:r>
      <w:r w:rsidR="00490BCA" w:rsidRPr="000E4C63">
        <w:rPr>
          <w:rFonts w:asciiTheme="majorHAnsi" w:eastAsia="Times New Roman" w:hAnsiTheme="majorHAnsi" w:cstheme="majorHAnsi"/>
          <w:bCs/>
          <w:iCs/>
          <w:color w:val="000000" w:themeColor="text1"/>
          <w:sz w:val="24"/>
          <w:szCs w:val="24"/>
        </w:rPr>
        <w:t>nh x</w:t>
      </w:r>
      <w:r w:rsidR="00490BCA" w:rsidRPr="000E4C63">
        <w:rPr>
          <w:rFonts w:ascii="Times New Roman" w:eastAsia="Times New Roman" w:hAnsi="Times New Roman" w:cs="Times New Roman"/>
          <w:bCs/>
          <w:iCs/>
          <w:color w:val="000000" w:themeColor="text1"/>
          <w:sz w:val="24"/>
          <w:szCs w:val="24"/>
        </w:rPr>
        <w:t>ạ</w:t>
      </w:r>
      <w:r w:rsidR="00490BCA" w:rsidRPr="000E4C63">
        <w:rPr>
          <w:rFonts w:asciiTheme="majorHAnsi" w:eastAsia="Times New Roman" w:hAnsiTheme="majorHAnsi" w:cstheme="majorHAnsi"/>
          <w:bCs/>
          <w:iCs/>
          <w:color w:val="000000" w:themeColor="text1"/>
          <w:sz w:val="24"/>
          <w:szCs w:val="24"/>
        </w:rPr>
        <w:t xml:space="preserve"> t</w:t>
      </w:r>
      <w:r w:rsidR="00490BCA" w:rsidRPr="000E4C63">
        <w:rPr>
          <w:rFonts w:ascii="Times New Roman" w:eastAsia="Times New Roman" w:hAnsi="Times New Roman" w:cs="Times New Roman"/>
          <w:bCs/>
          <w:iCs/>
          <w:color w:val="000000" w:themeColor="text1"/>
          <w:sz w:val="24"/>
          <w:szCs w:val="24"/>
        </w:rPr>
        <w:t>ớ</w:t>
      </w:r>
      <w:r w:rsidR="00490BCA" w:rsidRPr="000E4C63">
        <w:rPr>
          <w:rFonts w:asciiTheme="majorHAnsi" w:eastAsia="Times New Roman" w:hAnsiTheme="majorHAnsi" w:cstheme="majorHAnsi"/>
          <w:bCs/>
          <w:iCs/>
          <w:color w:val="000000" w:themeColor="text1"/>
          <w:sz w:val="24"/>
          <w:szCs w:val="24"/>
        </w:rPr>
        <w:t xml:space="preserve">i </w:t>
      </w:r>
      <w:r>
        <w:rPr>
          <w:rFonts w:asciiTheme="majorHAnsi" w:eastAsia="Times New Roman" w:hAnsiTheme="majorHAnsi" w:cstheme="majorHAnsi"/>
          <w:bCs/>
          <w:iCs/>
          <w:color w:val="000000" w:themeColor="text1"/>
          <w:sz w:val="24"/>
          <w:szCs w:val="24"/>
        </w:rPr>
        <w:t>PRB bundle</w:t>
      </w:r>
      <w:r w:rsidR="00490BCA" w:rsidRPr="000E4C63">
        <w:rPr>
          <w:rFonts w:asciiTheme="majorHAnsi" w:eastAsia="Times New Roman" w:hAnsiTheme="majorHAnsi" w:cstheme="majorHAnsi"/>
          <w:bCs/>
          <w:iCs/>
          <w:color w:val="000000" w:themeColor="text1"/>
          <w:sz w:val="24"/>
          <w:szCs w:val="24"/>
        </w:rPr>
        <w:t xml:space="preserve"> </w:t>
      </w:r>
      <m:oMath>
        <m:r>
          <w:rPr>
            <w:rFonts w:ascii="Cambria Math" w:eastAsia="Times New Roman" w:hAnsi="Cambria Math" w:cstheme="majorHAnsi"/>
            <w:color w:val="000000" w:themeColor="text1"/>
            <w:sz w:val="24"/>
            <w:szCs w:val="24"/>
          </w:rPr>
          <m:t>f(i)</m:t>
        </m:r>
      </m:oMath>
      <w:r w:rsidR="00490BCA" w:rsidRPr="000E4C63">
        <w:rPr>
          <w:rFonts w:asciiTheme="majorHAnsi" w:eastAsia="Times New Roman" w:hAnsiTheme="majorHAnsi" w:cstheme="majorHAnsi"/>
          <w:bCs/>
          <w:iCs/>
          <w:color w:val="000000" w:themeColor="text1"/>
          <w:sz w:val="24"/>
          <w:szCs w:val="24"/>
        </w:rPr>
        <w:t xml:space="preserve"> </w:t>
      </w:r>
    </w:p>
    <w:p w14:paraId="467413AC" w14:textId="3E6E2EC8" w:rsidR="005156F3" w:rsidRDefault="005156F3" w:rsidP="005156F3">
      <w:pPr>
        <w:pStyle w:val="ListParagraph"/>
        <w:spacing w:after="0" w:line="276" w:lineRule="auto"/>
        <w:jc w:val="center"/>
        <w:rPr>
          <w:rFonts w:asciiTheme="majorHAnsi" w:eastAsia="Times New Roman" w:hAnsiTheme="majorHAnsi" w:cstheme="majorHAnsi"/>
          <w:bCs/>
          <w:iCs/>
          <w:color w:val="000000" w:themeColor="text1"/>
          <w:sz w:val="24"/>
          <w:szCs w:val="24"/>
        </w:rPr>
      </w:pPr>
      <w:r w:rsidRPr="005156F3">
        <w:rPr>
          <w:rFonts w:asciiTheme="majorHAnsi" w:eastAsia="Times New Roman" w:hAnsiTheme="majorHAnsi" w:cstheme="majorHAnsi"/>
          <w:bCs/>
          <w:iCs/>
          <w:noProof/>
          <w:color w:val="000000" w:themeColor="text1"/>
          <w:sz w:val="24"/>
          <w:szCs w:val="24"/>
          <w:lang w:val="en-US" w:eastAsia="en-US"/>
        </w:rPr>
        <w:drawing>
          <wp:inline distT="0" distB="0" distL="0" distR="0" wp14:anchorId="2405740B" wp14:editId="3FD4BE4B">
            <wp:extent cx="825573" cy="892511"/>
            <wp:effectExtent l="0" t="0" r="0" b="0"/>
            <wp:docPr id="1129088736" name="Hình ảnh 1" descr="Ảnh có chứa văn bản, Phông chữ, thuật in máy,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8736" name="Hình ảnh 1" descr="Ảnh có chứa văn bản, Phông chữ, thuật in máy, thiết kế&#10;&#10;Mô tả được tạo tự động"/>
                    <pic:cNvPicPr/>
                  </pic:nvPicPr>
                  <pic:blipFill>
                    <a:blip r:embed="rId51"/>
                    <a:stretch>
                      <a:fillRect/>
                    </a:stretch>
                  </pic:blipFill>
                  <pic:spPr>
                    <a:xfrm>
                      <a:off x="0" y="0"/>
                      <a:ext cx="837635" cy="905551"/>
                    </a:xfrm>
                    <a:prstGeom prst="rect">
                      <a:avLst/>
                    </a:prstGeom>
                  </pic:spPr>
                </pic:pic>
              </a:graphicData>
            </a:graphic>
          </wp:inline>
        </w:drawing>
      </w:r>
    </w:p>
    <w:p w14:paraId="504458CC" w14:textId="0BFD7F35" w:rsidR="00490BCA" w:rsidRPr="006B2F91" w:rsidRDefault="006B2F91" w:rsidP="006B2F91">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490BCA" w:rsidRPr="006B2F91">
        <w:rPr>
          <w:rFonts w:asciiTheme="majorHAnsi" w:eastAsia="Times New Roman" w:hAnsiTheme="majorHAnsi" w:cstheme="majorHAnsi"/>
          <w:bCs/>
          <w:iCs/>
          <w:color w:val="000000" w:themeColor="text1"/>
          <w:sz w:val="24"/>
          <w:szCs w:val="24"/>
        </w:rPr>
        <w:t>UE d</w:t>
      </w:r>
      <w:r w:rsidR="00490BCA" w:rsidRPr="006B2F91">
        <w:rPr>
          <w:rFonts w:ascii="Times New Roman" w:eastAsia="Times New Roman" w:hAnsi="Times New Roman" w:cs="Times New Roman"/>
          <w:bCs/>
          <w:iCs/>
          <w:color w:val="000000" w:themeColor="text1"/>
          <w:sz w:val="24"/>
          <w:szCs w:val="24"/>
        </w:rPr>
        <w:t>ự</w:t>
      </w:r>
      <w:r w:rsidR="00490BCA" w:rsidRPr="006B2F91">
        <w:rPr>
          <w:rFonts w:asciiTheme="majorHAnsi" w:eastAsia="Times New Roman" w:hAnsiTheme="majorHAnsi" w:cstheme="majorHAnsi"/>
          <w:bCs/>
          <w:iCs/>
          <w:color w:val="000000" w:themeColor="text1"/>
          <w:sz w:val="24"/>
          <w:szCs w:val="24"/>
        </w:rPr>
        <w:t xml:space="preserve"> ki</w:t>
      </w:r>
      <w:r w:rsidR="00490BCA" w:rsidRPr="006B2F91">
        <w:rPr>
          <w:rFonts w:ascii="Times New Roman" w:eastAsia="Times New Roman" w:hAnsi="Times New Roman" w:cs="Times New Roman"/>
          <w:bCs/>
          <w:iCs/>
          <w:color w:val="000000" w:themeColor="text1"/>
          <w:sz w:val="24"/>
          <w:szCs w:val="24"/>
        </w:rPr>
        <w:t>ế</w:t>
      </w:r>
      <w:r w:rsidR="00490BCA" w:rsidRPr="006B2F91">
        <w:rPr>
          <w:rFonts w:asciiTheme="majorHAnsi" w:eastAsia="Times New Roman" w:hAnsiTheme="majorHAnsi" w:cstheme="majorHAnsi"/>
          <w:bCs/>
          <w:iCs/>
          <w:color w:val="000000" w:themeColor="text1"/>
          <w:sz w:val="24"/>
          <w:szCs w:val="24"/>
        </w:rPr>
        <w:t>n s</w:t>
      </w:r>
      <w:r w:rsidR="00490BCA" w:rsidRPr="006B2F91">
        <w:rPr>
          <w:rFonts w:ascii="Times New Roman" w:eastAsia="Times New Roman" w:hAnsi="Times New Roman" w:cs="Times New Roman"/>
          <w:bCs/>
          <w:iCs/>
          <w:color w:val="000000" w:themeColor="text1"/>
          <w:sz w:val="24"/>
          <w:szCs w:val="24"/>
        </w:rPr>
        <w:t>ẽ</w:t>
      </w:r>
      <w:r w:rsidR="00490BCA" w:rsidRPr="006B2F91">
        <w:rPr>
          <w:rFonts w:asciiTheme="majorHAnsi" w:eastAsia="Times New Roman" w:hAnsiTheme="majorHAnsi" w:cstheme="majorHAnsi"/>
          <w:bCs/>
          <w:iCs/>
          <w:color w:val="000000" w:themeColor="text1"/>
          <w:sz w:val="24"/>
          <w:szCs w:val="24"/>
        </w:rPr>
        <w:t xml:space="preserve"> không được cấu hình đồng thời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Pr>
          <w:rFonts w:asciiTheme="majorHAnsi" w:eastAsia="Times New Roman" w:hAnsiTheme="majorHAnsi" w:cstheme="majorHAnsi"/>
          <w:bCs/>
          <w:color w:val="000000" w:themeColor="text1"/>
          <w:sz w:val="24"/>
          <w:szCs w:val="24"/>
        </w:rPr>
        <w:t xml:space="preserve"> </w:t>
      </w:r>
      <w:r w:rsidR="00490BCA" w:rsidRPr="006B2F91">
        <w:rPr>
          <w:rFonts w:asciiTheme="majorHAnsi" w:eastAsia="Times New Roman" w:hAnsiTheme="majorHAnsi" w:cstheme="majorHAnsi"/>
          <w:bCs/>
          <w:iCs/>
          <w:color w:val="000000" w:themeColor="text1"/>
          <w:sz w:val="24"/>
          <w:szCs w:val="24"/>
        </w:rPr>
        <w:t xml:space="preserve">= 2 với kích thước PRG là 4 </w:t>
      </w:r>
    </w:p>
    <w:p w14:paraId="10332952" w14:textId="7ADF8D33" w:rsidR="006F79D0" w:rsidRDefault="00490BCA" w:rsidP="00490BCA">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2A053C">
        <w:rPr>
          <w:rFonts w:asciiTheme="majorHAnsi" w:eastAsia="Times New Roman" w:hAnsiTheme="majorHAnsi" w:cstheme="majorHAnsi"/>
          <w:bCs/>
          <w:iCs/>
          <w:color w:val="000000" w:themeColor="text1"/>
          <w:sz w:val="24"/>
          <w:szCs w:val="24"/>
        </w:rPr>
        <w:t>C</w:t>
      </w:r>
      <w:r w:rsidRPr="00490BCA">
        <w:rPr>
          <w:rFonts w:asciiTheme="majorHAnsi" w:eastAsia="Times New Roman" w:hAnsiTheme="majorHAnsi" w:cstheme="majorHAnsi"/>
          <w:bCs/>
          <w:iCs/>
          <w:color w:val="000000" w:themeColor="text1"/>
          <w:sz w:val="24"/>
          <w:szCs w:val="24"/>
        </w:rPr>
        <w:t>ùng một tiền mã hóa trong miền tần số được sử dụng trong PRB</w:t>
      </w:r>
      <w:r w:rsidR="002A053C">
        <w:rPr>
          <w:rFonts w:asciiTheme="majorHAnsi" w:eastAsia="Times New Roman" w:hAnsiTheme="majorHAnsi" w:cstheme="majorHAnsi"/>
          <w:bCs/>
          <w:iCs/>
          <w:color w:val="000000" w:themeColor="text1"/>
          <w:sz w:val="24"/>
          <w:szCs w:val="24"/>
        </w:rPr>
        <w:t xml:space="preserve"> bundle</w:t>
      </w:r>
      <w:r w:rsidRPr="00490BCA">
        <w:rPr>
          <w:rFonts w:asciiTheme="majorHAnsi" w:eastAsia="Times New Roman" w:hAnsiTheme="majorHAnsi" w:cstheme="majorHAnsi"/>
          <w:bCs/>
          <w:iCs/>
          <w:color w:val="000000" w:themeColor="text1"/>
          <w:sz w:val="24"/>
          <w:szCs w:val="24"/>
        </w:rPr>
        <w:t xml:space="preserve"> và </w:t>
      </w:r>
      <w:r w:rsidR="002A053C">
        <w:rPr>
          <w:rFonts w:asciiTheme="majorHAnsi" w:eastAsia="Times New Roman" w:hAnsiTheme="majorHAnsi" w:cstheme="majorHAnsi"/>
          <w:bCs/>
          <w:iCs/>
          <w:color w:val="000000" w:themeColor="text1"/>
          <w:sz w:val="24"/>
          <w:szCs w:val="24"/>
        </w:rPr>
        <w:t>bundle size</w:t>
      </w:r>
      <w:r w:rsidRPr="00490BCA">
        <w:rPr>
          <w:rFonts w:asciiTheme="majorHAnsi" w:eastAsia="Times New Roman" w:hAnsiTheme="majorHAnsi" w:cstheme="majorHAnsi"/>
          <w:bCs/>
          <w:iCs/>
          <w:color w:val="000000" w:themeColor="text1"/>
          <w:sz w:val="24"/>
          <w:szCs w:val="24"/>
        </w:rPr>
        <w:t xml:space="preserve">. </w:t>
      </w:r>
      <w:r w:rsidR="005156F3">
        <w:rPr>
          <w:rFonts w:asciiTheme="majorHAnsi" w:eastAsia="Times New Roman" w:hAnsiTheme="majorHAnsi" w:cstheme="majorHAnsi"/>
          <w:bCs/>
          <w:iCs/>
          <w:color w:val="000000" w:themeColor="text1"/>
          <w:sz w:val="24"/>
          <w:szCs w:val="24"/>
        </w:rPr>
        <w:t>C</w:t>
      </w:r>
      <w:r w:rsidRPr="00490BCA">
        <w:rPr>
          <w:rFonts w:asciiTheme="majorHAnsi" w:eastAsia="Times New Roman" w:hAnsiTheme="majorHAnsi" w:cstheme="majorHAnsi"/>
          <w:bCs/>
          <w:iCs/>
          <w:color w:val="000000" w:themeColor="text1"/>
          <w:sz w:val="24"/>
          <w:szCs w:val="24"/>
        </w:rPr>
        <w:t xml:space="preserve">ùng một tiền mã hóa </w:t>
      </w:r>
      <w:r w:rsidR="005156F3">
        <w:rPr>
          <w:rFonts w:asciiTheme="majorHAnsi" w:eastAsia="Times New Roman" w:hAnsiTheme="majorHAnsi" w:cstheme="majorHAnsi"/>
          <w:bCs/>
          <w:iCs/>
          <w:color w:val="000000" w:themeColor="text1"/>
          <w:sz w:val="24"/>
          <w:szCs w:val="24"/>
        </w:rPr>
        <w:t xml:space="preserve">không </w:t>
      </w:r>
      <w:r w:rsidRPr="00490BCA">
        <w:rPr>
          <w:rFonts w:asciiTheme="majorHAnsi" w:eastAsia="Times New Roman" w:hAnsiTheme="majorHAnsi" w:cstheme="majorHAnsi"/>
          <w:bCs/>
          <w:iCs/>
          <w:color w:val="000000" w:themeColor="text1"/>
          <w:sz w:val="24"/>
          <w:szCs w:val="24"/>
        </w:rPr>
        <w:t>được sử dụng cho các gói tài nguyên chung khác nhau</w:t>
      </w:r>
    </w:p>
    <w:p w14:paraId="025B5C2A" w14:textId="4D3BD43E" w:rsidR="00E232DD" w:rsidRDefault="003F4FE1" w:rsidP="00490BCA">
      <w:pPr>
        <w:spacing w:after="0" w:line="276" w:lineRule="auto"/>
        <w:jc w:val="both"/>
        <w:rPr>
          <w:rFonts w:asciiTheme="majorHAnsi" w:eastAsia="Times New Roman" w:hAnsiTheme="majorHAnsi" w:cstheme="majorHAnsi"/>
          <w:b/>
          <w:iCs/>
          <w:color w:val="000000" w:themeColor="text1"/>
          <w:sz w:val="24"/>
          <w:szCs w:val="24"/>
        </w:rPr>
      </w:pPr>
      <w:r>
        <w:rPr>
          <w:rFonts w:asciiTheme="majorHAnsi" w:eastAsia="Times New Roman" w:hAnsiTheme="majorHAnsi" w:cstheme="majorHAnsi"/>
          <w:b/>
          <w:iCs/>
          <w:color w:val="000000" w:themeColor="text1"/>
          <w:sz w:val="24"/>
          <w:szCs w:val="24"/>
        </w:rPr>
        <w:lastRenderedPageBreak/>
        <w:t xml:space="preserve">7. </w:t>
      </w:r>
      <w:r w:rsidR="00E232DD" w:rsidRPr="00E232DD">
        <w:rPr>
          <w:rFonts w:asciiTheme="majorHAnsi" w:eastAsia="Times New Roman" w:hAnsiTheme="majorHAnsi" w:cstheme="majorHAnsi"/>
          <w:b/>
          <w:iCs/>
          <w:color w:val="000000" w:themeColor="text1"/>
          <w:sz w:val="24"/>
          <w:szCs w:val="24"/>
        </w:rPr>
        <w:t xml:space="preserve">OFDM </w:t>
      </w:r>
      <w:r w:rsidR="00B31CC9">
        <w:rPr>
          <w:rFonts w:asciiTheme="majorHAnsi" w:eastAsia="Times New Roman" w:hAnsiTheme="majorHAnsi" w:cstheme="majorHAnsi"/>
          <w:b/>
          <w:iCs/>
          <w:color w:val="000000" w:themeColor="text1"/>
          <w:sz w:val="24"/>
          <w:szCs w:val="24"/>
        </w:rPr>
        <w:t>baseband signal generation</w:t>
      </w:r>
    </w:p>
    <w:p w14:paraId="376B646A" w14:textId="0B069116" w:rsidR="00B31CC9" w:rsidRPr="0025221E" w:rsidRDefault="00B31CC9" w:rsidP="00B15706">
      <w:pPr>
        <w:spacing w:after="0" w:line="276" w:lineRule="auto"/>
        <w:jc w:val="both"/>
        <w:rPr>
          <w:rFonts w:asciiTheme="majorHAnsi" w:hAnsiTheme="majorHAnsi" w:cstheme="majorHAnsi"/>
          <w:iCs/>
          <w:sz w:val="24"/>
          <w:szCs w:val="24"/>
        </w:rPr>
      </w:pPr>
      <w:r w:rsidRPr="0025221E">
        <w:rPr>
          <w:rFonts w:asciiTheme="majorHAnsi" w:eastAsia="Times New Roman" w:hAnsiTheme="majorHAnsi" w:cstheme="majorHAnsi"/>
          <w:bCs/>
          <w:iCs/>
          <w:color w:val="000000" w:themeColor="text1"/>
          <w:sz w:val="24"/>
          <w:szCs w:val="24"/>
        </w:rPr>
        <w:t xml:space="preserve">- </w:t>
      </w:r>
      <w:r w:rsidR="0022540E" w:rsidRPr="0025221E">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0022540E" w:rsidRPr="0025221E">
        <w:rPr>
          <w:rFonts w:asciiTheme="majorHAnsi" w:hAnsiTheme="majorHAnsi" w:cstheme="majorHAnsi"/>
          <w:iCs/>
          <w:sz w:val="24"/>
          <w:szCs w:val="24"/>
        </w:rPr>
        <w:t xml:space="preserve"> tại antenna port p </w:t>
      </w:r>
      <w:r w:rsidR="00B15706" w:rsidRPr="0025221E">
        <w:rPr>
          <w:rFonts w:asciiTheme="majorHAnsi" w:hAnsiTheme="majorHAnsi" w:cstheme="majorHAnsi"/>
          <w:iCs/>
          <w:sz w:val="24"/>
          <w:szCs w:val="24"/>
        </w:rPr>
        <w:t xml:space="preserve">và cấu hình khoảng cách sóng mang con </w:t>
      </w:r>
      <w:r w:rsidR="002C0A6D" w:rsidRPr="0025221E">
        <w:rPr>
          <w:rFonts w:asciiTheme="majorHAnsi" w:hAnsiTheme="majorHAnsi" w:cstheme="majorHAnsi"/>
          <w:iCs/>
          <w:sz w:val="24"/>
          <w:szCs w:val="24"/>
        </w:rPr>
        <w:t xml:space="preserve">μ </w:t>
      </w:r>
      <w:r w:rsidR="0022540E" w:rsidRPr="0025221E">
        <w:rPr>
          <w:rFonts w:asciiTheme="majorHAnsi" w:hAnsiTheme="majorHAnsi" w:cstheme="majorHAnsi"/>
          <w:iCs/>
          <w:sz w:val="24"/>
          <w:szCs w:val="24"/>
        </w:rPr>
        <w:t xml:space="preserve">trong ký </w:t>
      </w:r>
      <w:r w:rsidR="002C0A6D" w:rsidRPr="0025221E">
        <w:rPr>
          <w:rFonts w:asciiTheme="majorHAnsi" w:hAnsiTheme="majorHAnsi" w:cstheme="majorHAnsi"/>
          <w:iCs/>
          <w:sz w:val="24"/>
          <w:szCs w:val="24"/>
        </w:rPr>
        <w:t xml:space="preserve">tự </w:t>
      </w:r>
      <w:r w:rsidR="0022540E" w:rsidRPr="0025221E">
        <w:rPr>
          <w:rFonts w:asciiTheme="majorHAnsi" w:hAnsiTheme="majorHAnsi" w:cstheme="majorHAnsi"/>
          <w:iCs/>
          <w:sz w:val="24"/>
          <w:szCs w:val="24"/>
        </w:rPr>
        <w:t>OFDM l</w:t>
      </w:r>
      <w:r w:rsidR="002C0A6D" w:rsidRPr="0025221E">
        <w:rPr>
          <w:iCs/>
        </w:rPr>
        <w:t xml:space="preserve"> </w:t>
      </w:r>
      <w:r w:rsidR="002C0A6D" w:rsidRPr="0025221E">
        <w:rPr>
          <w:rFonts w:ascii="Cambria Math" w:hAnsi="Cambria Math" w:cs="Cambria Math"/>
          <w:iCs/>
          <w:sz w:val="24"/>
          <w:szCs w:val="24"/>
        </w:rPr>
        <w:t>∈</w:t>
      </w:r>
      <w:r w:rsidR="002C0A6D" w:rsidRPr="0025221E">
        <w:rPr>
          <w:rFonts w:asciiTheme="majorHAnsi" w:hAnsiTheme="majorHAnsi" w:cstheme="majorHAnsi"/>
          <w:iCs/>
          <w:sz w:val="24"/>
          <w:szCs w:val="24"/>
        </w:rPr>
        <w:t xml:space="preserve"> {0,1,...,</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slot</m:t>
            </m:r>
          </m:sub>
          <m:sup>
            <m:r>
              <m:rPr>
                <m:sty m:val="p"/>
              </m:rPr>
              <w:rPr>
                <w:rFonts w:ascii="Cambria Math" w:hAnsi="Cambria Math" w:cstheme="majorHAnsi"/>
                <w:sz w:val="24"/>
                <w:szCs w:val="24"/>
              </w:rPr>
              <m:t>subframe,μ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symb</m:t>
            </m:r>
          </m:sub>
          <m:sup>
            <m:r>
              <m:rPr>
                <m:sty m:val="p"/>
              </m:rPr>
              <w:rPr>
                <w:rFonts w:ascii="Cambria Math" w:hAnsi="Cambria Math" w:cstheme="majorHAnsi"/>
                <w:sz w:val="24"/>
                <w:szCs w:val="24"/>
              </w:rPr>
              <m:t>slot</m:t>
            </m:r>
          </m:sup>
        </m:sSubSup>
        <m:r>
          <m:rPr>
            <m:sty m:val="p"/>
          </m:rPr>
          <w:rPr>
            <w:rFonts w:ascii="Cambria Math" w:hAnsi="Cambria Math" w:cstheme="majorHAnsi"/>
            <w:sz w:val="24"/>
            <w:szCs w:val="24"/>
          </w:rPr>
          <m:t>-1}</m:t>
        </m:r>
      </m:oMath>
      <w:r w:rsidR="0022540E" w:rsidRPr="0025221E">
        <w:rPr>
          <w:rFonts w:asciiTheme="majorHAnsi" w:hAnsiTheme="majorHAnsi" w:cstheme="majorHAnsi"/>
          <w:iCs/>
          <w:sz w:val="24"/>
          <w:szCs w:val="24"/>
        </w:rPr>
        <w:t xml:space="preserve"> </w:t>
      </w:r>
      <w:r w:rsidR="00D94296" w:rsidRPr="0025221E">
        <w:rPr>
          <w:rFonts w:asciiTheme="majorHAnsi" w:hAnsiTheme="majorHAnsi" w:cstheme="majorHAnsi"/>
          <w:iCs/>
          <w:sz w:val="24"/>
          <w:szCs w:val="24"/>
        </w:rPr>
        <w:t xml:space="preserve">trong một </w:t>
      </w:r>
      <w:r w:rsidR="0058494A" w:rsidRPr="0025221E">
        <w:rPr>
          <w:rFonts w:asciiTheme="majorHAnsi" w:hAnsiTheme="majorHAnsi" w:cstheme="majorHAnsi"/>
          <w:iCs/>
          <w:sz w:val="24"/>
          <w:szCs w:val="24"/>
        </w:rPr>
        <w:t>subframe</w:t>
      </w:r>
      <w:r w:rsidR="0022540E" w:rsidRPr="0025221E">
        <w:rPr>
          <w:rFonts w:asciiTheme="majorHAnsi" w:hAnsiTheme="majorHAnsi" w:cstheme="majorHAnsi"/>
          <w:iCs/>
          <w:sz w:val="24"/>
          <w:szCs w:val="24"/>
        </w:rPr>
        <w:t xml:space="preserve"> được xác định bởi công thức</w:t>
      </w:r>
    </w:p>
    <w:p w14:paraId="7F8C7D0B" w14:textId="429D6B22" w:rsidR="0058494A" w:rsidRPr="0025221E" w:rsidRDefault="00CE3975" w:rsidP="0058494A">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e>
                <m:e>
                  <m:r>
                    <m:rPr>
                      <m:sty m:val="p"/>
                    </m:rPr>
                    <w:rPr>
                      <w:rFonts w:ascii="Cambria Math" w:eastAsia="Times New Roman" w:hAnsi="Cambria Math" w:cstheme="majorHAnsi"/>
                      <w:color w:val="000000" w:themeColor="text1"/>
                      <w:sz w:val="24"/>
                      <w:szCs w:val="24"/>
                    </w:rPr>
                    <m:t>0,  &amp;khác</m:t>
                  </m:r>
                </m:e>
              </m:eqArr>
            </m:e>
          </m:d>
        </m:oMath>
      </m:oMathPara>
    </w:p>
    <w:p w14:paraId="0AF25DF1" w14:textId="71BF0B9B" w:rsidR="007D0633" w:rsidRPr="0025221E" w:rsidRDefault="00CE3975" w:rsidP="0058494A">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r>
                    <m:rPr>
                      <m:sty m:val="p"/>
                    </m:rPr>
                    <w:rPr>
                      <w:rFonts w:ascii="Cambria Math" w:hAnsiTheme="majorHAnsi" w:cstheme="majorHAnsi"/>
                      <w:sz w:val="24"/>
                      <w:szCs w:val="24"/>
                    </w:rPr>
                    <m:t>(k+</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/2)∆f(t-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sup>
              </m:sSup>
            </m:e>
          </m:nary>
        </m:oMath>
      </m:oMathPara>
    </w:p>
    <w:p w14:paraId="15C62680" w14:textId="2224FE71" w:rsidR="00D559A3" w:rsidRPr="0025221E" w:rsidRDefault="00CE3975" w:rsidP="0058494A">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440A336F" w14:textId="6F5B7092" w:rsidR="00287D83" w:rsidRPr="0025221E" w:rsidRDefault="00CE3975" w:rsidP="0058494A">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m:oMathPara>
    </w:p>
    <w:p w14:paraId="50C957B8" w14:textId="568FD13D" w:rsidR="0025221E" w:rsidRDefault="0025221E" w:rsidP="0025221E">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với t=0 tại vị trí bắt đầu của subframe</w:t>
      </w:r>
    </w:p>
    <w:p w14:paraId="4852580B" w14:textId="509287F1" w:rsidR="0025221E" w:rsidRPr="006D23BA" w:rsidRDefault="00CE3975" w:rsidP="0025221E">
      <w:pPr>
        <w:spacing w:after="0" w:line="276" w:lineRule="auto"/>
        <w:rPr>
          <w:rFonts w:asciiTheme="majorHAnsi" w:eastAsia="Times New Roman" w:hAnsiTheme="majorHAnsi" w:cstheme="majorHAnsi"/>
          <w:iCs/>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309DFEDE" w14:textId="47C4E36B" w:rsidR="006D23BA" w:rsidRPr="00166DFC" w:rsidRDefault="00CE3975" w:rsidP="0025221E">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3DC0242A" w14:textId="77777777" w:rsidR="00C511BA" w:rsidRPr="00C511BA" w:rsidRDefault="00166DFC" w:rsidP="0025221E">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và </w:t>
      </w:r>
    </w:p>
    <w:p w14:paraId="391A469A" w14:textId="24D96264" w:rsidR="00166DFC" w:rsidRPr="0025221E" w:rsidRDefault="00774AA2" w:rsidP="0025221E">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w:t>
      </w:r>
      <w:r w:rsidR="00C511BA">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sidR="00166DFC">
        <w:rPr>
          <w:rFonts w:asciiTheme="majorHAnsi" w:eastAsia="Times New Roman" w:hAnsiTheme="majorHAnsi" w:cstheme="majorHAnsi"/>
          <w:sz w:val="24"/>
          <w:szCs w:val="24"/>
        </w:rPr>
        <w:t xml:space="preserve"> cho bởi bảng 4.2.1</w:t>
      </w:r>
    </w:p>
    <w:p w14:paraId="10FCE728" w14:textId="4391449F" w:rsidR="00E232DD" w:rsidRDefault="00166DFC" w:rsidP="00166DFC">
      <w:pPr>
        <w:spacing w:after="0" w:line="276" w:lineRule="auto"/>
        <w:jc w:val="center"/>
        <w:rPr>
          <w:rFonts w:asciiTheme="majorHAnsi" w:eastAsia="Times New Roman" w:hAnsiTheme="majorHAnsi" w:cstheme="majorHAnsi"/>
          <w:bCs/>
          <w:iCs/>
          <w:color w:val="000000" w:themeColor="text1"/>
          <w:sz w:val="24"/>
          <w:szCs w:val="24"/>
        </w:rPr>
      </w:pPr>
      <w:r w:rsidRPr="00166DFC">
        <w:rPr>
          <w:rFonts w:asciiTheme="majorHAnsi" w:eastAsia="Times New Roman" w:hAnsiTheme="majorHAnsi" w:cstheme="majorHAnsi"/>
          <w:bCs/>
          <w:iCs/>
          <w:noProof/>
          <w:color w:val="000000" w:themeColor="text1"/>
          <w:sz w:val="24"/>
          <w:szCs w:val="24"/>
          <w:lang w:val="en-US" w:eastAsia="en-US"/>
        </w:rPr>
        <w:drawing>
          <wp:inline distT="0" distB="0" distL="0" distR="0" wp14:anchorId="37025264" wp14:editId="70B10B88">
            <wp:extent cx="2529191" cy="1064444"/>
            <wp:effectExtent l="0" t="0" r="0" b="0"/>
            <wp:docPr id="154666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77" name="Hình ảnh 1" descr="Ảnh có chứa văn bản, ảnh chụp màn hình, Phông chữ, số&#10;&#10;Mô tả được tạo tự động"/>
                    <pic:cNvPicPr/>
                  </pic:nvPicPr>
                  <pic:blipFill>
                    <a:blip r:embed="rId52"/>
                    <a:stretch>
                      <a:fillRect/>
                    </a:stretch>
                  </pic:blipFill>
                  <pic:spPr>
                    <a:xfrm>
                      <a:off x="0" y="0"/>
                      <a:ext cx="2538286" cy="1068272"/>
                    </a:xfrm>
                    <a:prstGeom prst="rect">
                      <a:avLst/>
                    </a:prstGeom>
                  </pic:spPr>
                </pic:pic>
              </a:graphicData>
            </a:graphic>
          </wp:inline>
        </w:drawing>
      </w:r>
    </w:p>
    <w:p w14:paraId="556224BB" w14:textId="1EBCE1A7" w:rsidR="00C511BA" w:rsidRDefault="00774AA2" w:rsidP="00C511BA">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bCs/>
          <w:iCs/>
          <w:color w:val="000000" w:themeColor="text1"/>
          <w:sz w:val="24"/>
          <w:szCs w:val="24"/>
        </w:rPr>
        <w:t>+</w:t>
      </w:r>
      <w:r w:rsidR="00C511BA">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oMath>
      <w:r w:rsidR="00C511BA">
        <w:rPr>
          <w:rFonts w:asciiTheme="majorHAnsi" w:eastAsia="Times New Roman" w:hAnsiTheme="majorHAnsi" w:cstheme="majorHAnsi"/>
          <w:sz w:val="24"/>
          <w:szCs w:val="24"/>
        </w:rPr>
        <w:t xml:space="preserve"> là cấu hình khoảng cách sóng mang con</w:t>
      </w:r>
    </w:p>
    <w:p w14:paraId="26F97B01" w14:textId="22265E33" w:rsidR="00C511BA" w:rsidRDefault="00774AA2" w:rsidP="00C511BA">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w:t>
      </w:r>
      <w:r w:rsidR="00C511BA">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sidR="00C511BA">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sidR="00C511BA">
        <w:rPr>
          <w:rFonts w:asciiTheme="majorHAnsi" w:eastAsia="Times New Roman" w:hAnsiTheme="majorHAnsi" w:cstheme="majorHAnsi"/>
          <w:sz w:val="24"/>
          <w:szCs w:val="24"/>
        </w:rPr>
        <w:t xml:space="preserve"> </w:t>
      </w:r>
      <w:r w:rsidR="00C511BA">
        <w:rPr>
          <w:rFonts w:asciiTheme="majorHAnsi" w:eastAsia="Times New Roman" w:hAnsiTheme="majorHAnsi" w:cstheme="majorHAnsi"/>
          <w:iCs/>
          <w:sz w:val="24"/>
          <w:szCs w:val="24"/>
        </w:rPr>
        <w:t xml:space="preserve"> </w:t>
      </w:r>
    </w:p>
    <w:p w14:paraId="4FFBF025" w14:textId="429F69FE" w:rsidR="00166DFC" w:rsidRDefault="00774AA2" w:rsidP="00774AA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774AA2">
        <w:rPr>
          <w:rFonts w:asciiTheme="majorHAnsi" w:eastAsia="Times New Roman" w:hAnsiTheme="majorHAnsi" w:cstheme="majorHAnsi"/>
          <w:bCs/>
          <w:iCs/>
          <w:color w:val="000000" w:themeColor="text1"/>
          <w:sz w:val="24"/>
          <w:szCs w:val="24"/>
        </w:rPr>
        <w:t xml:space="preserve">Trong trường hợp </w:t>
      </w:r>
      <w:r>
        <w:rPr>
          <w:rFonts w:asciiTheme="majorHAnsi" w:eastAsia="Times New Roman" w:hAnsiTheme="majorHAnsi" w:cstheme="majorHAnsi"/>
          <w:bCs/>
          <w:iCs/>
          <w:color w:val="000000" w:themeColor="text1"/>
          <w:sz w:val="24"/>
          <w:szCs w:val="24"/>
        </w:rPr>
        <w:t xml:space="preserve">mở rộng CP </w:t>
      </w:r>
      <w:r w:rsidRPr="00774AA2">
        <w:rPr>
          <w:rFonts w:asciiTheme="majorHAnsi" w:eastAsia="Times New Roman" w:hAnsiTheme="majorHAnsi" w:cstheme="majorHAnsi"/>
          <w:bCs/>
          <w:iCs/>
          <w:color w:val="000000" w:themeColor="text1"/>
          <w:sz w:val="24"/>
          <w:szCs w:val="24"/>
        </w:rPr>
        <w:t xml:space="preserve">của ký </w:t>
      </w:r>
      <w:r>
        <w:rPr>
          <w:rFonts w:asciiTheme="majorHAnsi" w:eastAsia="Times New Roman" w:hAnsiTheme="majorHAnsi" w:cstheme="majorHAnsi"/>
          <w:bCs/>
          <w:iCs/>
          <w:color w:val="000000" w:themeColor="text1"/>
          <w:sz w:val="24"/>
          <w:szCs w:val="24"/>
        </w:rPr>
        <w:t xml:space="preserve">tự </w:t>
      </w:r>
      <w:r w:rsidRPr="00774AA2">
        <w:rPr>
          <w:rFonts w:asciiTheme="majorHAnsi" w:eastAsia="Times New Roman" w:hAnsiTheme="majorHAnsi" w:cstheme="majorHAnsi"/>
          <w:bCs/>
          <w:iCs/>
          <w:color w:val="000000" w:themeColor="text1"/>
          <w:sz w:val="24"/>
          <w:szCs w:val="24"/>
        </w:rPr>
        <w:t xml:space="preserve">OFDM đầu tiên được phân bổ cho truyền PUSCH, SRS hoặc PUCCH, </w:t>
      </w:r>
      <w:r w:rsidR="0006168A">
        <w:rPr>
          <w:rFonts w:asciiTheme="majorHAnsi" w:hAnsiTheme="majorHAnsi" w:cstheme="majorHAnsi"/>
          <w:iCs/>
          <w:sz w:val="24"/>
          <w:szCs w:val="24"/>
        </w:rPr>
        <w:t>t</w:t>
      </w:r>
      <w:r w:rsidR="0006168A" w:rsidRPr="0025221E">
        <w:rPr>
          <w:rFonts w:asciiTheme="majorHAnsi" w:hAnsiTheme="majorHAnsi" w:cstheme="majorHAnsi"/>
          <w:iCs/>
          <w:sz w:val="24"/>
          <w:szCs w:val="24"/>
        </w:rPr>
        <w:t xml:space="preserve">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oMath>
      <w:r w:rsidRPr="00774AA2">
        <w:rPr>
          <w:rFonts w:asciiTheme="majorHAnsi" w:eastAsia="Times New Roman" w:hAnsiTheme="majorHAnsi" w:cstheme="majorHAnsi"/>
          <w:bCs/>
          <w:iCs/>
          <w:color w:val="000000" w:themeColor="text1"/>
          <w:sz w:val="24"/>
          <w:szCs w:val="24"/>
        </w:rPr>
        <w:t xml:space="preserve"> phần mở rộng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w:rPr>
            <w:rFonts w:ascii="Cambria Math" w:hAnsiTheme="majorHAnsi" w:cstheme="majorHAnsi"/>
            <w:sz w:val="24"/>
            <w:szCs w:val="24"/>
          </w:rPr>
          <m:t xml:space="preserve"> </m:t>
        </m:r>
        <m:r>
          <m:rPr>
            <m:sty m:val="p"/>
          </m:rPr>
          <w:rPr>
            <w:rFonts w:ascii="Cambria Math" w:hAnsi="Cambria Math" w:cstheme="majorHAnsi"/>
            <w:sz w:val="24"/>
            <w:szCs w:val="24"/>
          </w:rPr>
          <m:t xml:space="preserve">- </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oMath>
      <w:r w:rsidRPr="00774AA2">
        <w:rPr>
          <w:rFonts w:asciiTheme="majorHAnsi" w:eastAsia="Times New Roman" w:hAnsiTheme="majorHAnsi" w:cstheme="majorHAnsi"/>
          <w:bCs/>
          <w:iCs/>
          <w:color w:val="000000" w:themeColor="text1"/>
          <w:sz w:val="24"/>
          <w:szCs w:val="24"/>
        </w:rPr>
        <w:t xml:space="preserve"> </w:t>
      </w:r>
      <w:r w:rsidR="001F7386">
        <w:rPr>
          <w:rFonts w:asciiTheme="majorHAnsi" w:eastAsia="Times New Roman" w:hAnsiTheme="majorHAnsi" w:cstheme="majorHAnsi"/>
          <w:bCs/>
          <w:iCs/>
          <w:color w:val="000000" w:themeColor="text1"/>
          <w:sz w:val="24"/>
          <w:szCs w:val="24"/>
        </w:rPr>
        <w:t>preceding kí tự</w:t>
      </w:r>
      <w:r w:rsidRPr="00774AA2">
        <w:rPr>
          <w:rFonts w:asciiTheme="majorHAnsi" w:eastAsia="Times New Roman" w:hAnsiTheme="majorHAnsi" w:cstheme="majorHAnsi"/>
          <w:bCs/>
          <w:iCs/>
          <w:color w:val="000000" w:themeColor="text1"/>
          <w:sz w:val="24"/>
          <w:szCs w:val="24"/>
        </w:rPr>
        <w:t xml:space="preserve"> OFDM đầu tiên cho PUSCH, SRS hoặc PUCCH được đưa ra bởi</w:t>
      </w:r>
    </w:p>
    <w:p w14:paraId="744375CA" w14:textId="51943152" w:rsidR="001F7386" w:rsidRPr="00AB3F88" w:rsidRDefault="00CE3975" w:rsidP="00774AA2">
      <w:pPr>
        <w:spacing w:after="0" w:line="276" w:lineRule="auto"/>
        <w:jc w:val="both"/>
        <w:rPr>
          <w:rFonts w:asciiTheme="majorHAnsi" w:eastAsia="Times New Roman" w:hAnsiTheme="majorHAnsi" w:cstheme="majorHAnsi"/>
          <w:sz w:val="24"/>
          <w:szCs w:val="24"/>
        </w:rPr>
      </w:pPr>
      <m:oMathPara>
        <m:oMath>
          <m:sSubSup>
            <m:sSubSupPr>
              <m:ctrlPr>
                <w:rPr>
                  <w:rFonts w:ascii="Cambria Math" w:hAnsiTheme="majorHAnsi" w:cstheme="majorHAnsi"/>
                  <w:iCs/>
                  <w:sz w:val="24"/>
                  <w:szCs w:val="24"/>
                </w:rPr>
              </m:ctrlPr>
            </m:sSubSupPr>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ext</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m:oMathPara>
    </w:p>
    <w:p w14:paraId="67AB80D1" w14:textId="2DF6DC07" w:rsidR="007908B0" w:rsidRPr="007908B0" w:rsidRDefault="00AB3F88" w:rsidP="007908B0">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với </w:t>
      </w:r>
      <w:r w:rsidR="007908B0">
        <w:rPr>
          <w:rFonts w:asciiTheme="majorHAnsi" w:eastAsia="Times New Roman" w:hAnsiTheme="majorHAnsi" w:cstheme="majorHAnsi"/>
          <w:sz w:val="24"/>
          <w:szCs w:val="24"/>
        </w:rPr>
        <w:t>t</w:t>
      </w:r>
      <w:r w:rsidR="007908B0" w:rsidRPr="007908B0">
        <w:rPr>
          <w:rFonts w:asciiTheme="majorHAnsi" w:eastAsia="Times New Roman" w:hAnsiTheme="majorHAnsi" w:cstheme="majorHAnsi"/>
          <w:sz w:val="24"/>
          <w:szCs w:val="24"/>
        </w:rPr>
        <w:t xml:space="preserve">&lt; 0 </w:t>
      </w:r>
      <w:r w:rsidR="007908B0">
        <w:rPr>
          <w:rFonts w:asciiTheme="majorHAnsi" w:eastAsia="Times New Roman" w:hAnsiTheme="majorHAnsi" w:cstheme="majorHAnsi"/>
          <w:sz w:val="24"/>
          <w:szCs w:val="24"/>
        </w:rPr>
        <w:t xml:space="preserve">liên quan </w:t>
      </w:r>
      <w:r w:rsidR="007908B0" w:rsidRPr="007908B0">
        <w:rPr>
          <w:rFonts w:asciiTheme="majorHAnsi" w:eastAsia="Times New Roman" w:hAnsiTheme="majorHAnsi" w:cstheme="majorHAnsi"/>
          <w:sz w:val="24"/>
          <w:szCs w:val="24"/>
        </w:rPr>
        <w:t>đến tín hiệu trong khung con trước đó và</w:t>
      </w:r>
    </w:p>
    <w:p w14:paraId="313CD677" w14:textId="772C7C18" w:rsidR="00AB3F88" w:rsidRDefault="007908B0" w:rsidP="007908B0">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w:r w:rsidR="00902A39">
        <w:rPr>
          <w:rFonts w:asciiTheme="majorHAnsi" w:eastAsia="Times New Roman" w:hAnsiTheme="majorHAnsi" w:cstheme="majorHAnsi"/>
          <w:sz w:val="24"/>
          <w:szCs w:val="24"/>
        </w:rPr>
        <w:t xml:space="preserve">đối với </w:t>
      </w:r>
      <w:r w:rsidRPr="007908B0">
        <w:rPr>
          <w:rFonts w:asciiTheme="majorHAnsi" w:eastAsia="Times New Roman" w:hAnsiTheme="majorHAnsi" w:cstheme="majorHAnsi"/>
          <w:sz w:val="24"/>
          <w:szCs w:val="24"/>
        </w:rPr>
        <w:t xml:space="preserve">truyền PUSCH, SRS và PUCCH theo </w:t>
      </w:r>
      <w:r>
        <w:rPr>
          <w:rFonts w:asciiTheme="majorHAnsi" w:eastAsia="Times New Roman" w:hAnsiTheme="majorHAnsi" w:cstheme="majorHAnsi"/>
          <w:sz w:val="24"/>
          <w:szCs w:val="24"/>
        </w:rPr>
        <w:t xml:space="preserve">lặp lịch </w:t>
      </w:r>
      <w:r w:rsidRPr="007908B0">
        <w:rPr>
          <w:rFonts w:asciiTheme="majorHAnsi" w:eastAsia="Times New Roman" w:hAnsiTheme="majorHAnsi" w:cstheme="majorHAnsi"/>
          <w:sz w:val="24"/>
          <w:szCs w:val="24"/>
        </w:rPr>
        <w:t>động</w:t>
      </w:r>
    </w:p>
    <w:p w14:paraId="6F3EB683" w14:textId="7861BC89" w:rsidR="005D799C" w:rsidRPr="00F44695" w:rsidRDefault="00CE3975" w:rsidP="00490BCA">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=min(max(</m:t>
          </m:r>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 xml:space="preserve">,0), </m:t>
          </m:r>
          <m:sSubSup>
            <m:sSubSupPr>
              <m:ctrlPr>
                <w:rPr>
                  <w:rFonts w:ascii="Cambria Math" w:hAnsiTheme="majorHAnsi" w:cstheme="majorHAnsi"/>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oMath>
      </m:oMathPara>
    </w:p>
    <w:p w14:paraId="3D115A82" w14:textId="19C1A9EC" w:rsidR="0018314F" w:rsidRPr="0018314F" w:rsidRDefault="00CE3975" w:rsidP="00490BCA">
      <w:pPr>
        <w:spacing w:after="0" w:line="276" w:lineRule="auto"/>
        <w:jc w:val="both"/>
        <w:rPr>
          <w:rFonts w:asciiTheme="majorHAnsi" w:eastAsia="Times New Roman" w:hAnsiTheme="majorHAnsi" w:cstheme="majorHAnsi"/>
          <w:iCs/>
          <w:sz w:val="24"/>
          <w:szCs w:val="24"/>
        </w:rPr>
      </w:pPr>
      <m:oMathPara>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w:rPr>
              <w:rFonts w:ascii="Cambria Math" w:hAnsi="Cambria Math" w:cstheme="majorHAnsi"/>
              <w:sz w:val="24"/>
              <w:szCs w:val="24"/>
            </w:rPr>
            <m:t>=</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07BD69D8" w14:textId="77777777" w:rsidR="00902A39" w:rsidRDefault="0018314F" w:rsidP="00490BCA">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với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r>
          <w:rPr>
            <w:rFonts w:ascii="Cambria Math" w:hAnsiTheme="majorHAnsi" w:cstheme="majorHAnsi"/>
            <w:sz w:val="24"/>
            <w:szCs w:val="24"/>
          </w:rPr>
          <m:t xml:space="preserve"> </m:t>
        </m:r>
      </m:oMath>
      <w:r>
        <w:rPr>
          <w:rFonts w:asciiTheme="majorHAnsi" w:eastAsia="Times New Roman" w:hAnsiTheme="majorHAnsi" w:cstheme="majorHAnsi"/>
          <w:iCs/>
          <w:sz w:val="24"/>
          <w:szCs w:val="24"/>
        </w:rPr>
        <w:t xml:space="preserve">được cho bởi bảng 5.3.1.1-1 </w:t>
      </w:r>
      <w:r w:rsidRPr="0018314F">
        <w:rPr>
          <w:rFonts w:asciiTheme="majorHAnsi" w:eastAsia="Times New Roman" w:hAnsiTheme="majorHAnsi" w:cstheme="majorHAnsi"/>
          <w:iCs/>
          <w:sz w:val="24"/>
          <w:szCs w:val="24"/>
        </w:rPr>
        <w:t xml:space="preserve">= 1 với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00D163A5">
        <w:rPr>
          <w:rFonts w:asciiTheme="majorHAnsi" w:eastAsia="Times New Roman" w:hAnsiTheme="majorHAnsi" w:cstheme="majorHAnsi"/>
          <w:iCs/>
          <w:sz w:val="24"/>
          <w:szCs w:val="24"/>
        </w:rPr>
        <w:t xml:space="preserve">=1 với </w:t>
      </w:r>
      <m:oMath>
        <m:r>
          <m:rPr>
            <m:sty m:val="p"/>
          </m:rPr>
          <w:rPr>
            <w:rFonts w:ascii="Cambria Math" w:hAnsiTheme="majorHAnsi" w:cstheme="majorHAnsi"/>
            <w:sz w:val="24"/>
            <w:szCs w:val="24"/>
          </w:rPr>
          <m:t>μ</m:t>
        </m:r>
      </m:oMath>
      <w:r w:rsidR="00D163A5" w:rsidRPr="0018314F">
        <w:rPr>
          <w:rFonts w:ascii="Cambria Math" w:eastAsia="Times New Roman" w:hAnsi="Cambria Math" w:cs="Cambria Math"/>
          <w:iCs/>
          <w:sz w:val="24"/>
          <w:szCs w:val="24"/>
        </w:rPr>
        <w:t xml:space="preserve"> </w:t>
      </w:r>
      <w:r w:rsidRPr="0018314F">
        <w:rPr>
          <w:rFonts w:ascii="Cambria Math" w:eastAsia="Times New Roman" w:hAnsi="Cambria Math" w:cs="Cambria Math"/>
          <w:iCs/>
          <w:sz w:val="24"/>
          <w:szCs w:val="24"/>
        </w:rPr>
        <w:t>∈</w:t>
      </w:r>
      <w:r w:rsidRPr="0018314F">
        <w:rPr>
          <w:rFonts w:asciiTheme="majorHAnsi" w:eastAsia="Times New Roman" w:hAnsiTheme="majorHAnsi" w:cstheme="majorHAnsi"/>
          <w:iCs/>
          <w:sz w:val="24"/>
          <w:szCs w:val="24"/>
        </w:rPr>
        <w:t xml:space="preserve"> </w:t>
      </w:r>
      <w:r w:rsidR="00D163A5">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0,</w:t>
      </w:r>
      <w:r w:rsidR="00D163A5">
        <w:rPr>
          <w:rFonts w:asciiTheme="majorHAnsi" w:eastAsia="Times New Roman" w:hAnsiTheme="majorHAnsi" w:cstheme="majorHAnsi"/>
          <w:iCs/>
          <w:sz w:val="24"/>
          <w:szCs w:val="24"/>
        </w:rPr>
        <w:t>1}</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 xml:space="preserve">i </w:t>
      </w:r>
      <m:oMath>
        <m:r>
          <m:rPr>
            <m:sty m:val="p"/>
          </m:rPr>
          <w:rPr>
            <w:rFonts w:ascii="Cambria Math" w:hAnsiTheme="majorHAnsi" w:cstheme="majorHAnsi"/>
            <w:sz w:val="24"/>
            <w:szCs w:val="24"/>
          </w:rPr>
          <m:t>μ</m:t>
        </m:r>
      </m:oMath>
      <w:r w:rsidR="00D163A5" w:rsidRPr="0018314F">
        <w:rPr>
          <w:rFonts w:asciiTheme="majorHAnsi" w:eastAsia="Times New Roman" w:hAnsiTheme="majorHAnsi" w:cstheme="majorHAnsi"/>
          <w:iCs/>
          <w:sz w:val="24"/>
          <w:szCs w:val="24"/>
        </w:rPr>
        <w:t xml:space="preserve"> </w:t>
      </w:r>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sidR="004B5787">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r>
          <w:rPr>
            <w:rFonts w:ascii="Cambria Math" w:hAnsi="Cambria Math" w:cstheme="majorHAnsi"/>
            <w:sz w:val="24"/>
            <w:szCs w:val="24"/>
          </w:rPr>
          <m:t xml:space="preserve"> </m:t>
        </m:r>
      </m:oMath>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b</w:t>
      </w:r>
      <w:r w:rsidRPr="0018314F">
        <w:rPr>
          <w:rFonts w:ascii="Times New Roman" w:eastAsia="Times New Roman" w:hAnsi="Times New Roman" w:cs="Times New Roman"/>
          <w:iCs/>
          <w:sz w:val="24"/>
          <w:szCs w:val="24"/>
        </w:rPr>
        <w:t>ở</w:t>
      </w:r>
      <w:r w:rsidRPr="0018314F">
        <w:rPr>
          <w:rFonts w:asciiTheme="majorHAnsi" w:eastAsia="Times New Roman" w:hAnsiTheme="majorHAnsi" w:cstheme="majorHAnsi"/>
          <w:iCs/>
          <w:sz w:val="24"/>
          <w:szCs w:val="24"/>
        </w:rPr>
        <w:t>i c</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c tham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ầ</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ượ</w:t>
      </w:r>
      <w:r w:rsidRPr="0018314F">
        <w:rPr>
          <w:rFonts w:asciiTheme="majorHAnsi" w:eastAsia="Times New Roman" w:hAnsiTheme="majorHAnsi" w:cstheme="majorHAnsi"/>
          <w:iCs/>
          <w:sz w:val="24"/>
          <w:szCs w:val="24"/>
        </w:rPr>
        <w:t>t l</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cp-ExtensionC2-r16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cp-ExtensionC3-r16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TA</m:t>
            </m:r>
          </m:sub>
        </m:sSub>
        <m:r>
          <w:rPr>
            <w:rFonts w:ascii="Cambria Math" w:eastAsia="Times New Roman" w:hAnsi="Cambria Math" w:cs="Times New Roman"/>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TA,offset</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 c</w:t>
      </w:r>
      <w:r w:rsidRPr="0018314F">
        <w:rPr>
          <w:rFonts w:ascii="Times New Roman" w:eastAsia="Times New Roman" w:hAnsi="Times New Roman" w:cs="Times New Roman"/>
          <w:iCs/>
          <w:sz w:val="24"/>
          <w:szCs w:val="24"/>
        </w:rPr>
        <w:t>ậ</w:t>
      </w:r>
      <w:r w:rsidRPr="0018314F">
        <w:rPr>
          <w:rFonts w:asciiTheme="majorHAnsi" w:eastAsia="Times New Roman" w:hAnsiTheme="majorHAnsi" w:cstheme="majorHAnsi"/>
          <w:iCs/>
          <w:sz w:val="24"/>
          <w:szCs w:val="24"/>
        </w:rPr>
        <w:t>p ng</w:t>
      </w:r>
      <w:r w:rsidRPr="0018314F">
        <w:rPr>
          <w:rFonts w:ascii="Times New Roman" w:eastAsia="Times New Roman" w:hAnsi="Times New Roman" w:cs="Times New Roman"/>
          <w:iCs/>
          <w:sz w:val="24"/>
          <w:szCs w:val="24"/>
        </w:rPr>
        <w:t>ẫ</w:t>
      </w:r>
      <w:r w:rsidRPr="0018314F">
        <w:rPr>
          <w:rFonts w:asciiTheme="majorHAnsi" w:eastAsia="Times New Roman" w:hAnsiTheme="majorHAnsi" w:cstheme="majorHAnsi"/>
          <w:iCs/>
          <w:sz w:val="24"/>
          <w:szCs w:val="24"/>
        </w:rPr>
        <w:t>u nhi</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d</w:t>
      </w:r>
      <w:r w:rsidRPr="0018314F">
        <w:rPr>
          <w:rFonts w:ascii="Times New Roman" w:eastAsia="Times New Roman" w:hAnsi="Times New Roman" w:cs="Times New Roman"/>
          <w:iCs/>
          <w:sz w:val="24"/>
          <w:szCs w:val="24"/>
        </w:rPr>
        <w:t>ự</w:t>
      </w:r>
      <w:r w:rsidRPr="0018314F">
        <w:rPr>
          <w:rFonts w:asciiTheme="majorHAnsi" w:eastAsia="Times New Roman" w:hAnsiTheme="majorHAnsi" w:cstheme="majorHAnsi"/>
          <w:iCs/>
          <w:sz w:val="24"/>
          <w:szCs w:val="24"/>
        </w:rPr>
        <w:t>a tr</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tranh ch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p ho</w:t>
      </w:r>
      <w:r w:rsidRPr="0018314F">
        <w:rPr>
          <w:rFonts w:ascii="Times New Roman" w:eastAsia="Times New Roman" w:hAnsi="Times New Roman" w:cs="Times New Roman"/>
          <w:iCs/>
          <w:sz w:val="24"/>
          <w:szCs w:val="24"/>
        </w:rPr>
        <w:t>ặ</w:t>
      </w:r>
      <w:r w:rsidRPr="0018314F">
        <w:rPr>
          <w:rFonts w:asciiTheme="majorHAnsi" w:eastAsia="Times New Roman" w:hAnsiTheme="majorHAnsi" w:cstheme="majorHAnsi"/>
          <w:iCs/>
          <w:sz w:val="24"/>
          <w:szCs w:val="24"/>
        </w:rPr>
        <w:t>c khi kh</w:t>
      </w:r>
      <w:r w:rsidRPr="0018314F">
        <w:rPr>
          <w:rFonts w:ascii="Times New Roman" w:eastAsia="Times New Roman" w:hAnsi="Times New Roman" w:cs="Times New Roman"/>
          <w:iCs/>
          <w:sz w:val="24"/>
          <w:szCs w:val="24"/>
        </w:rPr>
        <w:t>ô</w:t>
      </w:r>
      <w:r w:rsidRPr="0018314F">
        <w:rPr>
          <w:rFonts w:asciiTheme="majorHAnsi" w:eastAsia="Times New Roman" w:hAnsiTheme="majorHAnsi" w:cstheme="majorHAnsi"/>
          <w:iCs/>
          <w:sz w:val="24"/>
          <w:szCs w:val="24"/>
        </w:rPr>
        <w:t>ng c</w:t>
      </w:r>
      <w:r w:rsidRPr="0018314F">
        <w:rPr>
          <w:rFonts w:ascii="Times New Roman" w:eastAsia="Times New Roman" w:hAnsi="Times New Roman" w:cs="Times New Roman"/>
          <w:iCs/>
          <w:sz w:val="24"/>
          <w:szCs w:val="24"/>
        </w:rPr>
        <w:t>ó</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u h</w:t>
      </w:r>
      <w:r w:rsidRPr="0018314F">
        <w:rPr>
          <w:rFonts w:ascii="Times New Roman" w:eastAsia="Times New Roman" w:hAnsi="Times New Roman" w:cs="Times New Roman"/>
          <w:iCs/>
          <w:sz w:val="24"/>
          <w:szCs w:val="24"/>
        </w:rPr>
        <w:t>ì</w:t>
      </w:r>
      <w:r w:rsidRPr="0018314F">
        <w:rPr>
          <w:rFonts w:asciiTheme="majorHAnsi" w:eastAsia="Times New Roman" w:hAnsiTheme="majorHAnsi" w:cstheme="majorHAnsi"/>
          <w:iCs/>
          <w:sz w:val="24"/>
          <w:szCs w:val="24"/>
        </w:rPr>
        <w:t>nh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sidR="00902A39">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oMath>
      <w:r w:rsidRPr="0018314F">
        <w:rPr>
          <w:rFonts w:asciiTheme="majorHAnsi" w:eastAsia="Times New Roman" w:hAnsiTheme="majorHAnsi" w:cstheme="majorHAnsi"/>
          <w:iCs/>
          <w:sz w:val="24"/>
          <w:szCs w:val="24"/>
        </w:rPr>
        <w:t xml:space="preserve"> ,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 xml:space="preserve"> </m:t>
        </m:r>
      </m:oMath>
      <w:r w:rsidRPr="0018314F">
        <w:rPr>
          <w:rFonts w:asciiTheme="majorHAnsi" w:eastAsia="Times New Roman" w:hAnsiTheme="majorHAnsi" w:cstheme="majorHAnsi"/>
          <w:iCs/>
          <w:sz w:val="24"/>
          <w:szCs w:val="24"/>
        </w:rPr>
        <w:t>s</w:t>
      </w:r>
      <w:r w:rsidRPr="0018314F">
        <w:rPr>
          <w:rFonts w:ascii="Times New Roman" w:eastAsia="Times New Roman" w:hAnsi="Times New Roman" w:cs="Times New Roman"/>
          <w:iCs/>
          <w:sz w:val="24"/>
          <w:szCs w:val="24"/>
        </w:rPr>
        <w:t>ẽ</w:t>
      </w:r>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 xml:space="preserve">c </w:t>
      </w:r>
      <w:r w:rsidRPr="0018314F">
        <w:rPr>
          <w:rFonts w:ascii="Times New Roman" w:eastAsia="Times New Roman" w:hAnsi="Times New Roman" w:cs="Times New Roman"/>
          <w:iCs/>
          <w:sz w:val="24"/>
          <w:szCs w:val="24"/>
        </w:rPr>
        <w:t>đặ</w:t>
      </w:r>
      <w:r w:rsidRPr="0018314F">
        <w:rPr>
          <w:rFonts w:asciiTheme="majorHAnsi" w:eastAsia="Times New Roman" w:hAnsiTheme="majorHAnsi" w:cstheme="majorHAnsi"/>
          <w:iCs/>
          <w:sz w:val="24"/>
          <w:szCs w:val="24"/>
        </w:rPr>
        <w:t>t th</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nh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nguy</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n nh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 xml:space="preserve">t </w:t>
      </w:r>
      <w:r w:rsidRPr="0018314F">
        <w:rPr>
          <w:rFonts w:ascii="Times New Roman" w:eastAsia="Times New Roman" w:hAnsi="Times New Roman" w:cs="Times New Roman"/>
          <w:iCs/>
          <w:sz w:val="24"/>
          <w:szCs w:val="24"/>
        </w:rPr>
        <w:t>đá</w:t>
      </w:r>
      <w:r w:rsidRPr="0018314F">
        <w:rPr>
          <w:rFonts w:asciiTheme="majorHAnsi" w:eastAsia="Times New Roman" w:hAnsiTheme="majorHAnsi" w:cstheme="majorHAnsi"/>
          <w:iCs/>
          <w:sz w:val="24"/>
          <w:szCs w:val="24"/>
        </w:rPr>
        <w:t xml:space="preserve">p </w:t>
      </w:r>
      <w:r w:rsidRPr="0018314F">
        <w:rPr>
          <w:rFonts w:ascii="Times New Roman" w:eastAsia="Times New Roman" w:hAnsi="Times New Roman" w:cs="Times New Roman"/>
          <w:iCs/>
          <w:sz w:val="24"/>
          <w:szCs w:val="24"/>
        </w:rPr>
        <w:t>ứ</w:t>
      </w:r>
      <w:r w:rsidRPr="0018314F">
        <w:rPr>
          <w:rFonts w:asciiTheme="majorHAnsi" w:eastAsia="Times New Roman" w:hAnsiTheme="majorHAnsi" w:cstheme="majorHAnsi"/>
          <w:iCs/>
          <w:sz w:val="24"/>
          <w:szCs w:val="24"/>
        </w:rPr>
        <w:t xml:space="preserve">ng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oMath>
      <w:r w:rsidRPr="0018314F">
        <w:rPr>
          <w:rFonts w:asciiTheme="majorHAnsi" w:eastAsia="Times New Roman" w:hAnsiTheme="majorHAnsi" w:cstheme="majorHAnsi"/>
          <w:iCs/>
          <w:sz w:val="24"/>
          <w:szCs w:val="24"/>
        </w:rPr>
        <w:t xml:space="preserve">&lt;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oMath>
      <w:r w:rsidRPr="0018314F">
        <w:rPr>
          <w:rFonts w:asciiTheme="majorHAnsi" w:eastAsia="Times New Roman" w:hAnsiTheme="majorHAnsi" w:cstheme="majorHAnsi"/>
          <w:iCs/>
          <w:sz w:val="24"/>
          <w:szCs w:val="24"/>
        </w:rPr>
        <w:t xml:space="preserve"> cho m</w:t>
      </w:r>
      <w:r w:rsidRPr="0018314F">
        <w:rPr>
          <w:rFonts w:ascii="Times New Roman" w:eastAsia="Times New Roman" w:hAnsi="Times New Roman" w:cs="Times New Roman"/>
          <w:iCs/>
          <w:sz w:val="24"/>
          <w:szCs w:val="24"/>
        </w:rPr>
        <w:t>ỗ</w:t>
      </w:r>
      <w:r w:rsidRPr="0018314F">
        <w:rPr>
          <w:rFonts w:asciiTheme="majorHAnsi" w:eastAsia="Times New Roman" w:hAnsiTheme="majorHAnsi" w:cstheme="majorHAnsi"/>
          <w:iCs/>
          <w:sz w:val="24"/>
          <w:szCs w:val="24"/>
        </w:rPr>
        <w:t>i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w:r w:rsidR="00902A39">
        <w:rPr>
          <w:rFonts w:asciiTheme="majorHAnsi" w:eastAsia="Times New Roman" w:hAnsiTheme="majorHAnsi" w:cstheme="majorHAnsi"/>
          <w:iCs/>
          <w:sz w:val="24"/>
          <w:szCs w:val="24"/>
        </w:rPr>
        <w:t xml:space="preserve">i </w:t>
      </w:r>
      <w:r w:rsidRPr="0018314F">
        <w:rPr>
          <w:rFonts w:ascii="Cambria Math" w:eastAsia="Times New Roman" w:hAnsi="Cambria Math" w:cs="Cambria Math"/>
          <w:iCs/>
          <w:sz w:val="24"/>
          <w:szCs w:val="24"/>
        </w:rPr>
        <w:t>∈</w:t>
      </w:r>
      <w:r w:rsidR="00902A39">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2,</w:t>
      </w:r>
      <w:r w:rsidR="00902A39">
        <w:rPr>
          <w:rFonts w:asciiTheme="majorHAnsi" w:eastAsia="Times New Roman" w:hAnsiTheme="majorHAnsi" w:cstheme="majorHAnsi"/>
          <w:iCs/>
          <w:sz w:val="24"/>
          <w:szCs w:val="24"/>
        </w:rPr>
        <w:t>3}</w:t>
      </w:r>
      <w:r w:rsidRPr="0018314F">
        <w:rPr>
          <w:rFonts w:asciiTheme="majorHAnsi" w:eastAsia="Times New Roman" w:hAnsiTheme="majorHAnsi" w:cstheme="majorHAnsi"/>
          <w:iCs/>
          <w:sz w:val="24"/>
          <w:szCs w:val="24"/>
        </w:rPr>
        <w:t xml:space="preserve"> </w:t>
      </w:r>
    </w:p>
    <w:p w14:paraId="73C1191D" w14:textId="1847F0A3" w:rsidR="003173A7" w:rsidRDefault="003173A7" w:rsidP="003173A7">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1AE751BE" wp14:editId="3737A62A">
            <wp:extent cx="4070387" cy="1059711"/>
            <wp:effectExtent l="0" t="0" r="0" b="0"/>
            <wp:docPr id="13936261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6139" name="Hình ảnh 1" descr="Ảnh có chứa văn bản, ảnh chụp màn hình, Phông chữ, số&#10;&#10;Mô tả được tạo tự động"/>
                    <pic:cNvPicPr/>
                  </pic:nvPicPr>
                  <pic:blipFill>
                    <a:blip r:embed="rId53"/>
                    <a:stretch>
                      <a:fillRect/>
                    </a:stretch>
                  </pic:blipFill>
                  <pic:spPr>
                    <a:xfrm>
                      <a:off x="0" y="0"/>
                      <a:ext cx="4105377" cy="1068821"/>
                    </a:xfrm>
                    <a:prstGeom prst="rect">
                      <a:avLst/>
                    </a:prstGeom>
                  </pic:spPr>
                </pic:pic>
              </a:graphicData>
            </a:graphic>
          </wp:inline>
        </w:drawing>
      </w:r>
    </w:p>
    <w:p w14:paraId="2A5684B7" w14:textId="77777777" w:rsidR="00F44695" w:rsidRDefault="00902A39" w:rsidP="00490BCA">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lastRenderedPageBreak/>
        <w:t xml:space="preserve">+ </w:t>
      </w:r>
      <w:r w:rsidR="0018314F" w:rsidRPr="0018314F">
        <w:rPr>
          <w:rFonts w:ascii="Times New Roman" w:eastAsia="Times New Roman" w:hAnsi="Times New Roman" w:cs="Times New Roman"/>
          <w:iCs/>
          <w:sz w:val="24"/>
          <w:szCs w:val="24"/>
        </w:rPr>
        <w:t>đố</w:t>
      </w:r>
      <w:r w:rsidR="0018314F" w:rsidRPr="0018314F">
        <w:rPr>
          <w:rFonts w:asciiTheme="majorHAnsi" w:eastAsia="Times New Roman" w:hAnsiTheme="majorHAnsi" w:cstheme="majorHAnsi"/>
          <w:iCs/>
          <w:sz w:val="24"/>
          <w:szCs w:val="24"/>
        </w:rPr>
        <w:t>i v</w:t>
      </w:r>
      <w:r w:rsidR="0018314F" w:rsidRPr="0018314F">
        <w:rPr>
          <w:rFonts w:ascii="Times New Roman" w:eastAsia="Times New Roman" w:hAnsi="Times New Roman" w:cs="Times New Roman"/>
          <w:iCs/>
          <w:sz w:val="24"/>
          <w:szCs w:val="24"/>
        </w:rPr>
        <w:t>ớ</w:t>
      </w:r>
      <w:r w:rsidR="0018314F" w:rsidRPr="0018314F">
        <w:rPr>
          <w:rFonts w:asciiTheme="majorHAnsi" w:eastAsia="Times New Roman" w:hAnsiTheme="majorHAnsi" w:cstheme="majorHAnsi"/>
          <w:iCs/>
          <w:sz w:val="24"/>
          <w:szCs w:val="24"/>
        </w:rPr>
        <w:t>i truy</w:t>
      </w:r>
      <w:r w:rsidR="0018314F" w:rsidRPr="0018314F">
        <w:rPr>
          <w:rFonts w:ascii="Times New Roman" w:eastAsia="Times New Roman" w:hAnsi="Times New Roman" w:cs="Times New Roman"/>
          <w:iCs/>
          <w:sz w:val="24"/>
          <w:szCs w:val="24"/>
        </w:rPr>
        <w:t>ề</w:t>
      </w:r>
      <w:r w:rsidR="0018314F" w:rsidRPr="0018314F">
        <w:rPr>
          <w:rFonts w:asciiTheme="majorHAnsi" w:eastAsia="Times New Roman" w:hAnsiTheme="majorHAnsi" w:cstheme="majorHAnsi"/>
          <w:iCs/>
          <w:sz w:val="24"/>
          <w:szCs w:val="24"/>
        </w:rPr>
        <w:t>n PUSCH s</w:t>
      </w:r>
      <w:r w:rsidR="0018314F" w:rsidRPr="0018314F">
        <w:rPr>
          <w:rFonts w:ascii="Times New Roman" w:eastAsia="Times New Roman" w:hAnsi="Times New Roman" w:cs="Times New Roman"/>
          <w:iCs/>
          <w:sz w:val="24"/>
          <w:szCs w:val="24"/>
        </w:rPr>
        <w:t>ử</w:t>
      </w:r>
      <w:r w:rsidR="0018314F" w:rsidRPr="0018314F">
        <w:rPr>
          <w:rFonts w:asciiTheme="majorHAnsi" w:eastAsia="Times New Roman" w:hAnsiTheme="majorHAnsi" w:cstheme="majorHAnsi"/>
          <w:iCs/>
          <w:sz w:val="24"/>
          <w:szCs w:val="24"/>
        </w:rPr>
        <w:t xml:space="preserve"> d</w:t>
      </w:r>
      <w:r w:rsidR="0018314F" w:rsidRPr="0018314F">
        <w:rPr>
          <w:rFonts w:ascii="Times New Roman" w:eastAsia="Times New Roman" w:hAnsi="Times New Roman" w:cs="Times New Roman"/>
          <w:iCs/>
          <w:sz w:val="24"/>
          <w:szCs w:val="24"/>
        </w:rPr>
        <w:t>ụ</w:t>
      </w:r>
      <w:r w:rsidR="0018314F" w:rsidRPr="0018314F">
        <w:rPr>
          <w:rFonts w:asciiTheme="majorHAnsi" w:eastAsia="Times New Roman" w:hAnsiTheme="majorHAnsi" w:cstheme="majorHAnsi"/>
          <w:iCs/>
          <w:sz w:val="24"/>
          <w:szCs w:val="24"/>
        </w:rPr>
        <w:t xml:space="preserve">ng </w:t>
      </w:r>
      <w:r w:rsidR="00F44695" w:rsidRPr="00F44695">
        <w:rPr>
          <w:rFonts w:asciiTheme="majorHAnsi" w:eastAsia="Times New Roman" w:hAnsiTheme="majorHAnsi" w:cstheme="majorHAnsi"/>
          <w:iCs/>
          <w:sz w:val="24"/>
          <w:szCs w:val="24"/>
        </w:rPr>
        <w:t>configured grant</w:t>
      </w:r>
    </w:p>
    <w:p w14:paraId="111BF152" w14:textId="4575AE26" w:rsidR="00F44695" w:rsidRPr="00F44695" w:rsidRDefault="00CE3975" w:rsidP="00F44695">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39AF01F8" w14:textId="77777777" w:rsidR="003173A7" w:rsidRDefault="0018314F" w:rsidP="00490BCA">
      <w:pPr>
        <w:spacing w:after="0" w:line="276" w:lineRule="auto"/>
        <w:jc w:val="both"/>
        <w:rPr>
          <w:rFonts w:asciiTheme="majorHAnsi" w:eastAsia="Times New Roman" w:hAnsiTheme="majorHAnsi" w:cstheme="majorHAnsi"/>
          <w:iCs/>
          <w:sz w:val="24"/>
          <w:szCs w:val="24"/>
        </w:rPr>
      </w:pPr>
      <w:r w:rsidRPr="0018314F">
        <w:rPr>
          <w:rFonts w:asciiTheme="majorHAnsi" w:eastAsia="Times New Roman" w:hAnsiTheme="majorHAnsi" w:cstheme="majorHAnsi"/>
          <w:iCs/>
          <w:sz w:val="24"/>
          <w:szCs w:val="24"/>
        </w:rPr>
        <w:t xml:space="preserve">trong </w:t>
      </w:r>
      <w:r w:rsidRPr="0018314F">
        <w:rPr>
          <w:rFonts w:ascii="Times New Roman" w:eastAsia="Times New Roman" w:hAnsi="Times New Roman" w:cs="Times New Roman"/>
          <w:iCs/>
          <w:sz w:val="24"/>
          <w:szCs w:val="24"/>
        </w:rPr>
        <w:t>đó</w:t>
      </w:r>
      <w:r w:rsidRPr="0018314F">
        <w:rPr>
          <w:rFonts w:asciiTheme="majorHAnsi" w:eastAsia="Times New Roman" w:hAnsiTheme="majorHAnsi" w:cstheme="majorHAnsi"/>
          <w:iCs/>
          <w:sz w:val="24"/>
          <w:szCs w:val="24"/>
        </w:rPr>
        <w:t xml:space="preserve">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trong B</w:t>
      </w:r>
      <w:r w:rsidRPr="0018314F">
        <w:rPr>
          <w:rFonts w:ascii="Times New Roman" w:eastAsia="Times New Roman" w:hAnsi="Times New Roman" w:cs="Times New Roman"/>
          <w:iCs/>
          <w:sz w:val="24"/>
          <w:szCs w:val="24"/>
        </w:rPr>
        <w:t>ả</w:t>
      </w:r>
      <w:r w:rsidRPr="0018314F">
        <w:rPr>
          <w:rFonts w:asciiTheme="majorHAnsi" w:eastAsia="Times New Roman" w:hAnsiTheme="majorHAnsi" w:cstheme="majorHAnsi"/>
          <w:iCs/>
          <w:sz w:val="24"/>
          <w:szCs w:val="24"/>
        </w:rPr>
        <w:t xml:space="preserve">ng 5.3.1-2 </w:t>
      </w:r>
    </w:p>
    <w:p w14:paraId="3E31A10A" w14:textId="56DA37C4" w:rsidR="003173A7" w:rsidRDefault="003173A7" w:rsidP="003173A7">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0C9A3731" wp14:editId="5BF9983C">
            <wp:extent cx="4609578" cy="1570359"/>
            <wp:effectExtent l="0" t="0" r="0" b="0"/>
            <wp:docPr id="765163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3328" name="Hình ảnh 1" descr="Ảnh có chứa văn bản, ảnh chụp màn hình, Phông chữ, số&#10;&#10;Mô tả được tạo tự động"/>
                    <pic:cNvPicPr/>
                  </pic:nvPicPr>
                  <pic:blipFill>
                    <a:blip r:embed="rId54"/>
                    <a:stretch>
                      <a:fillRect/>
                    </a:stretch>
                  </pic:blipFill>
                  <pic:spPr>
                    <a:xfrm>
                      <a:off x="0" y="0"/>
                      <a:ext cx="4663784" cy="1588826"/>
                    </a:xfrm>
                    <a:prstGeom prst="rect">
                      <a:avLst/>
                    </a:prstGeom>
                  </pic:spPr>
                </pic:pic>
              </a:graphicData>
            </a:graphic>
          </wp:inline>
        </w:drawing>
      </w:r>
    </w:p>
    <w:p w14:paraId="279B0EF1" w14:textId="2629200A" w:rsidR="0018314F" w:rsidRPr="0018314F" w:rsidRDefault="003173A7" w:rsidP="00490BCA">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0018314F" w:rsidRPr="0018314F">
        <w:rPr>
          <w:rFonts w:asciiTheme="majorHAnsi" w:eastAsia="Times New Roman" w:hAnsiTheme="majorHAnsi" w:cstheme="majorHAnsi"/>
          <w:iCs/>
          <w:sz w:val="24"/>
          <w:szCs w:val="24"/>
        </w:rPr>
        <w:t xml:space="preserve">Vị trí bắt đầu của ký hiệu OFDM </w:t>
      </w:r>
      <w:r w:rsidR="0018314F" w:rsidRPr="00C87FA6">
        <w:rPr>
          <w:rFonts w:asciiTheme="majorHAnsi" w:eastAsia="Times New Roman" w:hAnsiTheme="majorHAnsi" w:cstheme="majorHAnsi"/>
          <w:i/>
          <w:sz w:val="24"/>
          <w:szCs w:val="24"/>
        </w:rPr>
        <w:t xml:space="preserve">l </w:t>
      </w:r>
      <w:r w:rsidR="0018314F" w:rsidRPr="0018314F">
        <w:rPr>
          <w:rFonts w:asciiTheme="majorHAnsi" w:eastAsia="Times New Roman" w:hAnsiTheme="majorHAnsi" w:cstheme="majorHAnsi"/>
          <w:iCs/>
          <w:sz w:val="24"/>
          <w:szCs w:val="24"/>
        </w:rPr>
        <w:t>cho cấu hình khoảng cách sóng mang con μ trong khung con được cho bởi</w:t>
      </w:r>
    </w:p>
    <w:p w14:paraId="7818E121" w14:textId="48DE2E05" w:rsidR="00C87FA6" w:rsidRPr="0025221E" w:rsidRDefault="00CE3975" w:rsidP="00C87FA6">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r>
                        <m:rPr>
                          <m:sty m:val="p"/>
                        </m:rPr>
                        <w:rPr>
                          <w:rFonts w:ascii="Cambria Math" w:hAnsiTheme="majorHAnsi" w:cstheme="majorHAnsi"/>
                          <w:sz w:val="24"/>
                          <w:szCs w:val="24"/>
                        </w:rPr>
                        <m:t>-</m:t>
                      </m:r>
                      <m:r>
                        <m:rPr>
                          <m:sty m:val="p"/>
                        </m:rPr>
                        <w:rPr>
                          <w:rFonts w:ascii="Cambria Math" w:hAnsiTheme="majorHAnsi" w:cstheme="majorHAnsi"/>
                          <w:sz w:val="24"/>
                          <w:szCs w:val="24"/>
                        </w:rPr>
                        <m:t>1</m:t>
                      </m:r>
                    </m:sub>
                    <m:sup>
                      <m:r>
                        <m:rPr>
                          <m:sty m:val="p"/>
                        </m:rPr>
                        <w:rPr>
                          <w:rFonts w:ascii="Cambria Math" w:hAnsiTheme="majorHAnsi" w:cstheme="majorHAnsi"/>
                          <w:sz w:val="24"/>
                          <w:szCs w:val="24"/>
                        </w:rPr>
                        <m:t>μ</m:t>
                      </m:r>
                    </m:sup>
                  </m:sSubSup>
                  <m:r>
                    <w:rPr>
                      <w:rFonts w:ascii="Cambria Math" w:hAnsiTheme="majorHAnsi" w:cstheme="majorHAnsi"/>
                      <w:sz w:val="24"/>
                      <w:szCs w:val="24"/>
                    </w:rPr>
                    <m:t>+</m:t>
                  </m:r>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CP,l-1</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eastAsia="Times New Roman" w:hAnsi="Cambria Math" w:cstheme="majorHAnsi"/>
                      <w:color w:val="000000" w:themeColor="text1"/>
                      <w:sz w:val="24"/>
                      <w:szCs w:val="24"/>
                    </w:rPr>
                    <m:t>,  &amp;khác</m:t>
                  </m:r>
                </m:e>
              </m:eqArr>
            </m:e>
          </m:d>
        </m:oMath>
      </m:oMathPara>
    </w:p>
    <w:p w14:paraId="15A92302" w14:textId="77777777" w:rsidR="000C12D5" w:rsidRDefault="000C12D5" w:rsidP="00490BCA">
      <w:pPr>
        <w:spacing w:after="0" w:line="276" w:lineRule="auto"/>
        <w:jc w:val="both"/>
        <w:rPr>
          <w:rFonts w:asciiTheme="majorHAnsi" w:eastAsia="Times New Roman" w:hAnsiTheme="majorHAnsi" w:cstheme="majorHAnsi"/>
          <w:bCs/>
          <w:iCs/>
          <w:color w:val="000000" w:themeColor="text1"/>
          <w:sz w:val="24"/>
          <w:szCs w:val="24"/>
        </w:rPr>
      </w:pPr>
    </w:p>
    <w:p w14:paraId="06A13C61" w14:textId="77777777" w:rsidR="005D799C" w:rsidRPr="00490BCA" w:rsidRDefault="005D799C" w:rsidP="00490BCA">
      <w:pPr>
        <w:spacing w:after="0" w:line="276" w:lineRule="auto"/>
        <w:jc w:val="both"/>
        <w:rPr>
          <w:rFonts w:asciiTheme="majorHAnsi" w:eastAsia="Times New Roman" w:hAnsiTheme="majorHAnsi" w:cstheme="majorHAnsi"/>
          <w:bCs/>
          <w:iCs/>
          <w:color w:val="000000" w:themeColor="text1"/>
          <w:sz w:val="24"/>
          <w:szCs w:val="24"/>
        </w:rPr>
      </w:pPr>
    </w:p>
    <w:sectPr w:rsidR="005D799C" w:rsidRPr="00490BCA" w:rsidSect="00CF443B">
      <w:pgSz w:w="11906" w:h="16838"/>
      <w:pgMar w:top="720" w:right="926" w:bottom="81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53D6"/>
    <w:multiLevelType w:val="hybridMultilevel"/>
    <w:tmpl w:val="239A33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212270"/>
    <w:multiLevelType w:val="hybridMultilevel"/>
    <w:tmpl w:val="9E90786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4DA4B01"/>
    <w:multiLevelType w:val="hybridMultilevel"/>
    <w:tmpl w:val="D974CE4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3B2323"/>
    <w:multiLevelType w:val="hybridMultilevel"/>
    <w:tmpl w:val="D2A6B23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7A2043C"/>
    <w:multiLevelType w:val="multilevel"/>
    <w:tmpl w:val="24EA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07F13"/>
    <w:multiLevelType w:val="multilevel"/>
    <w:tmpl w:val="7E5C012C"/>
    <w:lvl w:ilvl="0">
      <w:start w:val="2"/>
      <w:numFmt w:val="decimal"/>
      <w:lvlText w:val="%1."/>
      <w:lvlJc w:val="left"/>
      <w:pPr>
        <w:ind w:left="360" w:hanging="360"/>
      </w:pPr>
      <w:rPr>
        <w:rFonts w:hint="default"/>
        <w:b/>
        <w:i/>
        <w:color w:val="auto"/>
      </w:rPr>
    </w:lvl>
    <w:lvl w:ilvl="1">
      <w:start w:val="1"/>
      <w:numFmt w:val="decimal"/>
      <w:lvlText w:val="%1.%2."/>
      <w:lvlJc w:val="left"/>
      <w:pPr>
        <w:ind w:left="360" w:hanging="360"/>
      </w:pPr>
      <w:rPr>
        <w:rFonts w:hint="default"/>
        <w:b/>
        <w:i/>
        <w:color w:val="auto"/>
      </w:rPr>
    </w:lvl>
    <w:lvl w:ilvl="2">
      <w:start w:val="1"/>
      <w:numFmt w:val="decimal"/>
      <w:lvlText w:val="%1.%2.%3."/>
      <w:lvlJc w:val="left"/>
      <w:pPr>
        <w:ind w:left="720" w:hanging="720"/>
      </w:pPr>
      <w:rPr>
        <w:rFonts w:hint="default"/>
        <w:b/>
        <w:i/>
        <w:color w:val="auto"/>
      </w:rPr>
    </w:lvl>
    <w:lvl w:ilvl="3">
      <w:start w:val="1"/>
      <w:numFmt w:val="decimal"/>
      <w:lvlText w:val="%1.%2.%3.%4."/>
      <w:lvlJc w:val="left"/>
      <w:pPr>
        <w:ind w:left="720" w:hanging="720"/>
      </w:pPr>
      <w:rPr>
        <w:rFonts w:hint="default"/>
        <w:b/>
        <w:i/>
        <w:color w:val="auto"/>
      </w:rPr>
    </w:lvl>
    <w:lvl w:ilvl="4">
      <w:start w:val="1"/>
      <w:numFmt w:val="decimal"/>
      <w:lvlText w:val="%1.%2.%3.%4.%5."/>
      <w:lvlJc w:val="left"/>
      <w:pPr>
        <w:ind w:left="1080" w:hanging="1080"/>
      </w:pPr>
      <w:rPr>
        <w:rFonts w:hint="default"/>
        <w:b/>
        <w:i/>
        <w:color w:val="auto"/>
      </w:rPr>
    </w:lvl>
    <w:lvl w:ilvl="5">
      <w:start w:val="1"/>
      <w:numFmt w:val="decimal"/>
      <w:lvlText w:val="%1.%2.%3.%4.%5.%6."/>
      <w:lvlJc w:val="left"/>
      <w:pPr>
        <w:ind w:left="1080" w:hanging="1080"/>
      </w:pPr>
      <w:rPr>
        <w:rFonts w:hint="default"/>
        <w:b/>
        <w:i/>
        <w:color w:val="auto"/>
      </w:rPr>
    </w:lvl>
    <w:lvl w:ilvl="6">
      <w:start w:val="1"/>
      <w:numFmt w:val="decimal"/>
      <w:lvlText w:val="%1.%2.%3.%4.%5.%6.%7."/>
      <w:lvlJc w:val="left"/>
      <w:pPr>
        <w:ind w:left="1440" w:hanging="1440"/>
      </w:pPr>
      <w:rPr>
        <w:rFonts w:hint="default"/>
        <w:b/>
        <w:i/>
        <w:color w:val="auto"/>
      </w:rPr>
    </w:lvl>
    <w:lvl w:ilvl="7">
      <w:start w:val="1"/>
      <w:numFmt w:val="decimal"/>
      <w:lvlText w:val="%1.%2.%3.%4.%5.%6.%7.%8."/>
      <w:lvlJc w:val="left"/>
      <w:pPr>
        <w:ind w:left="1440" w:hanging="1440"/>
      </w:pPr>
      <w:rPr>
        <w:rFonts w:hint="default"/>
        <w:b/>
        <w:i/>
        <w:color w:val="auto"/>
      </w:rPr>
    </w:lvl>
    <w:lvl w:ilvl="8">
      <w:start w:val="1"/>
      <w:numFmt w:val="decimal"/>
      <w:lvlText w:val="%1.%2.%3.%4.%5.%6.%7.%8.%9."/>
      <w:lvlJc w:val="left"/>
      <w:pPr>
        <w:ind w:left="1800" w:hanging="1800"/>
      </w:pPr>
      <w:rPr>
        <w:rFonts w:hint="default"/>
        <w:b/>
        <w:i/>
        <w:color w:val="auto"/>
      </w:rPr>
    </w:lvl>
  </w:abstractNum>
  <w:abstractNum w:abstractNumId="7" w15:restartNumberingAfterBreak="0">
    <w:nsid w:val="10FC4A47"/>
    <w:multiLevelType w:val="multilevel"/>
    <w:tmpl w:val="78ACB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D61CD"/>
    <w:multiLevelType w:val="hybridMultilevel"/>
    <w:tmpl w:val="851C1F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BA5BF2"/>
    <w:multiLevelType w:val="multilevel"/>
    <w:tmpl w:val="1722C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172494F"/>
    <w:multiLevelType w:val="hybridMultilevel"/>
    <w:tmpl w:val="4224E6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2C5B78"/>
    <w:multiLevelType w:val="multilevel"/>
    <w:tmpl w:val="BEC2B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C4EAC"/>
    <w:multiLevelType w:val="multilevel"/>
    <w:tmpl w:val="AD76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E0575"/>
    <w:multiLevelType w:val="hybridMultilevel"/>
    <w:tmpl w:val="062C26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8657623"/>
    <w:multiLevelType w:val="multilevel"/>
    <w:tmpl w:val="E8DA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3574567"/>
    <w:multiLevelType w:val="multilevel"/>
    <w:tmpl w:val="70B4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D1F4E"/>
    <w:multiLevelType w:val="multilevel"/>
    <w:tmpl w:val="480A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950A8"/>
    <w:multiLevelType w:val="multilevel"/>
    <w:tmpl w:val="258E2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F16F9"/>
    <w:multiLevelType w:val="multilevel"/>
    <w:tmpl w:val="0D5A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873D4"/>
    <w:multiLevelType w:val="multilevel"/>
    <w:tmpl w:val="AADC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3B28C9"/>
    <w:multiLevelType w:val="hybridMultilevel"/>
    <w:tmpl w:val="D2463F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0F644E1"/>
    <w:multiLevelType w:val="multilevel"/>
    <w:tmpl w:val="4180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2C21D06"/>
    <w:multiLevelType w:val="hybridMultilevel"/>
    <w:tmpl w:val="8C2CEE46"/>
    <w:lvl w:ilvl="0" w:tplc="CCE0453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DC487D"/>
    <w:multiLevelType w:val="multilevel"/>
    <w:tmpl w:val="4D42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B53AE2"/>
    <w:multiLevelType w:val="multilevel"/>
    <w:tmpl w:val="3A60C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3346F"/>
    <w:multiLevelType w:val="multilevel"/>
    <w:tmpl w:val="731C5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C72B20"/>
    <w:multiLevelType w:val="multilevel"/>
    <w:tmpl w:val="FA8A4D6C"/>
    <w:lvl w:ilvl="0">
      <w:start w:val="1"/>
      <w:numFmt w:val="decimal"/>
      <w:lvlText w:val="%1."/>
      <w:lvlJc w:val="left"/>
      <w:pPr>
        <w:ind w:left="360" w:hanging="360"/>
      </w:pPr>
      <w:rPr>
        <w:rFonts w:ascii="Times New Roman" w:hAnsi="Times New Roman" w:hint="default"/>
        <w:color w:val="auto"/>
        <w:sz w:val="24"/>
      </w:rPr>
    </w:lvl>
    <w:lvl w:ilvl="1">
      <w:start w:val="1"/>
      <w:numFmt w:val="decimal"/>
      <w:lvlText w:val="%1.%2."/>
      <w:lvlJc w:val="left"/>
      <w:pPr>
        <w:ind w:left="360" w:hanging="360"/>
      </w:pPr>
      <w:rPr>
        <w:rFonts w:ascii="Times New Roman" w:hAnsi="Times New Roman" w:hint="default"/>
        <w:b/>
        <w:bCs/>
        <w:i/>
        <w:iCs/>
        <w:color w:val="auto"/>
        <w:sz w:val="24"/>
      </w:rPr>
    </w:lvl>
    <w:lvl w:ilvl="2">
      <w:start w:val="1"/>
      <w:numFmt w:val="decimal"/>
      <w:lvlText w:val="%1.%2.%3."/>
      <w:lvlJc w:val="left"/>
      <w:pPr>
        <w:ind w:left="720" w:hanging="720"/>
      </w:pPr>
      <w:rPr>
        <w:rFonts w:ascii="Times New Roman" w:hAnsi="Times New Roman" w:hint="default"/>
        <w:color w:val="auto"/>
        <w:sz w:val="24"/>
      </w:rPr>
    </w:lvl>
    <w:lvl w:ilvl="3">
      <w:start w:val="1"/>
      <w:numFmt w:val="decimal"/>
      <w:lvlText w:val="%1.%2.%3.%4."/>
      <w:lvlJc w:val="left"/>
      <w:pPr>
        <w:ind w:left="720" w:hanging="720"/>
      </w:pPr>
      <w:rPr>
        <w:rFonts w:ascii="Times New Roman" w:hAnsi="Times New Roman" w:hint="default"/>
        <w:color w:val="auto"/>
        <w:sz w:val="24"/>
      </w:rPr>
    </w:lvl>
    <w:lvl w:ilvl="4">
      <w:start w:val="1"/>
      <w:numFmt w:val="decimal"/>
      <w:lvlText w:val="%1.%2.%3.%4.%5."/>
      <w:lvlJc w:val="left"/>
      <w:pPr>
        <w:ind w:left="1080" w:hanging="1080"/>
      </w:pPr>
      <w:rPr>
        <w:rFonts w:ascii="Times New Roman" w:hAnsi="Times New Roman" w:hint="default"/>
        <w:color w:val="auto"/>
        <w:sz w:val="24"/>
      </w:rPr>
    </w:lvl>
    <w:lvl w:ilvl="5">
      <w:start w:val="1"/>
      <w:numFmt w:val="decimal"/>
      <w:lvlText w:val="%1.%2.%3.%4.%5.%6."/>
      <w:lvlJc w:val="left"/>
      <w:pPr>
        <w:ind w:left="1080" w:hanging="1080"/>
      </w:pPr>
      <w:rPr>
        <w:rFonts w:ascii="Times New Roman" w:hAnsi="Times New Roman" w:hint="default"/>
        <w:color w:val="auto"/>
        <w:sz w:val="24"/>
      </w:rPr>
    </w:lvl>
    <w:lvl w:ilvl="6">
      <w:start w:val="1"/>
      <w:numFmt w:val="decimal"/>
      <w:lvlText w:val="%1.%2.%3.%4.%5.%6.%7."/>
      <w:lvlJc w:val="left"/>
      <w:pPr>
        <w:ind w:left="1080" w:hanging="1080"/>
      </w:pPr>
      <w:rPr>
        <w:rFonts w:ascii="Times New Roman" w:hAnsi="Times New Roman" w:hint="default"/>
        <w:color w:val="auto"/>
        <w:sz w:val="24"/>
      </w:rPr>
    </w:lvl>
    <w:lvl w:ilvl="7">
      <w:start w:val="1"/>
      <w:numFmt w:val="decimal"/>
      <w:lvlText w:val="%1.%2.%3.%4.%5.%6.%7.%8."/>
      <w:lvlJc w:val="left"/>
      <w:pPr>
        <w:ind w:left="1440" w:hanging="1440"/>
      </w:pPr>
      <w:rPr>
        <w:rFonts w:ascii="Times New Roman" w:hAnsi="Times New Roman" w:hint="default"/>
        <w:color w:val="auto"/>
        <w:sz w:val="24"/>
      </w:rPr>
    </w:lvl>
    <w:lvl w:ilvl="8">
      <w:start w:val="1"/>
      <w:numFmt w:val="decimal"/>
      <w:lvlText w:val="%1.%2.%3.%4.%5.%6.%7.%8.%9."/>
      <w:lvlJc w:val="left"/>
      <w:pPr>
        <w:ind w:left="1440" w:hanging="1440"/>
      </w:pPr>
      <w:rPr>
        <w:rFonts w:ascii="Times New Roman" w:hAnsi="Times New Roman" w:hint="default"/>
        <w:color w:val="auto"/>
        <w:sz w:val="24"/>
      </w:rPr>
    </w:lvl>
  </w:abstractNum>
  <w:abstractNum w:abstractNumId="31" w15:restartNumberingAfterBreak="0">
    <w:nsid w:val="591304A1"/>
    <w:multiLevelType w:val="hybridMultilevel"/>
    <w:tmpl w:val="9F3082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B007AF"/>
    <w:multiLevelType w:val="multilevel"/>
    <w:tmpl w:val="009E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CFC799F"/>
    <w:multiLevelType w:val="multilevel"/>
    <w:tmpl w:val="3886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CAE2266"/>
    <w:multiLevelType w:val="multilevel"/>
    <w:tmpl w:val="A3D8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CF03A6"/>
    <w:multiLevelType w:val="multilevel"/>
    <w:tmpl w:val="2B08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F431B"/>
    <w:multiLevelType w:val="multilevel"/>
    <w:tmpl w:val="2DA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63255F"/>
    <w:multiLevelType w:val="multilevel"/>
    <w:tmpl w:val="E16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C41B3"/>
    <w:multiLevelType w:val="hybridMultilevel"/>
    <w:tmpl w:val="6FEAF9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E8D2A31"/>
    <w:multiLevelType w:val="multilevel"/>
    <w:tmpl w:val="9120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5"/>
  </w:num>
  <w:num w:numId="3">
    <w:abstractNumId w:val="16"/>
  </w:num>
  <w:num w:numId="4">
    <w:abstractNumId w:val="1"/>
  </w:num>
  <w:num w:numId="5">
    <w:abstractNumId w:val="25"/>
  </w:num>
  <w:num w:numId="6">
    <w:abstractNumId w:val="10"/>
  </w:num>
  <w:num w:numId="7">
    <w:abstractNumId w:val="17"/>
  </w:num>
  <w:num w:numId="8">
    <w:abstractNumId w:val="28"/>
  </w:num>
  <w:num w:numId="9">
    <w:abstractNumId w:val="21"/>
  </w:num>
  <w:num w:numId="10">
    <w:abstractNumId w:val="41"/>
  </w:num>
  <w:num w:numId="11">
    <w:abstractNumId w:val="34"/>
  </w:num>
  <w:num w:numId="12">
    <w:abstractNumId w:val="38"/>
  </w:num>
  <w:num w:numId="13">
    <w:abstractNumId w:val="5"/>
  </w:num>
  <w:num w:numId="14">
    <w:abstractNumId w:val="8"/>
  </w:num>
  <w:num w:numId="15">
    <w:abstractNumId w:val="26"/>
  </w:num>
  <w:num w:numId="16">
    <w:abstractNumId w:val="23"/>
  </w:num>
  <w:num w:numId="17">
    <w:abstractNumId w:val="4"/>
  </w:num>
  <w:num w:numId="18">
    <w:abstractNumId w:val="0"/>
  </w:num>
  <w:num w:numId="19">
    <w:abstractNumId w:val="2"/>
  </w:num>
  <w:num w:numId="20">
    <w:abstractNumId w:val="30"/>
  </w:num>
  <w:num w:numId="21">
    <w:abstractNumId w:val="6"/>
  </w:num>
  <w:num w:numId="22">
    <w:abstractNumId w:val="3"/>
  </w:num>
  <w:num w:numId="23">
    <w:abstractNumId w:val="37"/>
  </w:num>
  <w:num w:numId="24">
    <w:abstractNumId w:val="22"/>
  </w:num>
  <w:num w:numId="25">
    <w:abstractNumId w:val="18"/>
  </w:num>
  <w:num w:numId="26">
    <w:abstractNumId w:val="12"/>
  </w:num>
  <w:num w:numId="27">
    <w:abstractNumId w:val="15"/>
  </w:num>
  <w:num w:numId="28">
    <w:abstractNumId w:val="39"/>
  </w:num>
  <w:num w:numId="29">
    <w:abstractNumId w:val="27"/>
  </w:num>
  <w:num w:numId="30">
    <w:abstractNumId w:val="9"/>
  </w:num>
  <w:num w:numId="31">
    <w:abstractNumId w:val="36"/>
  </w:num>
  <w:num w:numId="32">
    <w:abstractNumId w:val="24"/>
  </w:num>
  <w:num w:numId="33">
    <w:abstractNumId w:val="20"/>
  </w:num>
  <w:num w:numId="34">
    <w:abstractNumId w:val="13"/>
  </w:num>
  <w:num w:numId="35">
    <w:abstractNumId w:val="7"/>
  </w:num>
  <w:num w:numId="36">
    <w:abstractNumId w:val="32"/>
  </w:num>
  <w:num w:numId="37">
    <w:abstractNumId w:val="19"/>
  </w:num>
  <w:num w:numId="38">
    <w:abstractNumId w:val="29"/>
  </w:num>
  <w:num w:numId="39">
    <w:abstractNumId w:val="11"/>
  </w:num>
  <w:num w:numId="40">
    <w:abstractNumId w:val="31"/>
  </w:num>
  <w:num w:numId="41">
    <w:abstractNumId w:val="14"/>
  </w:num>
  <w:num w:numId="42">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ành Phùng Đình">
    <w15:presenceInfo w15:providerId="Windows Live" w15:userId="8601683f502dc1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oNotDisplayPageBoundaries/>
  <w:defaultTabStop w:val="720"/>
  <w:characterSpacingControl w:val="doNotCompress"/>
  <w:compat>
    <w:useFELayout/>
    <w:compatSetting w:name="compatibilityMode" w:uri="http://schemas.microsoft.com/office/word" w:val="12"/>
  </w:compat>
  <w:rsids>
    <w:rsidRoot w:val="00791230"/>
    <w:rsid w:val="000058D1"/>
    <w:rsid w:val="00005D97"/>
    <w:rsid w:val="00012879"/>
    <w:rsid w:val="00016064"/>
    <w:rsid w:val="00017076"/>
    <w:rsid w:val="0003093F"/>
    <w:rsid w:val="00030AFA"/>
    <w:rsid w:val="0003196D"/>
    <w:rsid w:val="0003688B"/>
    <w:rsid w:val="00040D23"/>
    <w:rsid w:val="00044E2D"/>
    <w:rsid w:val="00050A98"/>
    <w:rsid w:val="00053F75"/>
    <w:rsid w:val="00055709"/>
    <w:rsid w:val="00060EC1"/>
    <w:rsid w:val="0006168A"/>
    <w:rsid w:val="00061DAE"/>
    <w:rsid w:val="000915BB"/>
    <w:rsid w:val="0009433C"/>
    <w:rsid w:val="00097FDF"/>
    <w:rsid w:val="000A0836"/>
    <w:rsid w:val="000A237F"/>
    <w:rsid w:val="000A5B57"/>
    <w:rsid w:val="000B305D"/>
    <w:rsid w:val="000B387E"/>
    <w:rsid w:val="000B6257"/>
    <w:rsid w:val="000B6F96"/>
    <w:rsid w:val="000B7FF1"/>
    <w:rsid w:val="000C04F2"/>
    <w:rsid w:val="000C0A1D"/>
    <w:rsid w:val="000C12D5"/>
    <w:rsid w:val="000C1AD4"/>
    <w:rsid w:val="000C41A4"/>
    <w:rsid w:val="000C4B33"/>
    <w:rsid w:val="000D0FC6"/>
    <w:rsid w:val="000D4DC3"/>
    <w:rsid w:val="000E186F"/>
    <w:rsid w:val="000E4C63"/>
    <w:rsid w:val="000F08AD"/>
    <w:rsid w:val="00102B1E"/>
    <w:rsid w:val="00103493"/>
    <w:rsid w:val="00103DEC"/>
    <w:rsid w:val="00107C35"/>
    <w:rsid w:val="00110B0E"/>
    <w:rsid w:val="00120D27"/>
    <w:rsid w:val="00120FF2"/>
    <w:rsid w:val="00124723"/>
    <w:rsid w:val="001340A0"/>
    <w:rsid w:val="001340C3"/>
    <w:rsid w:val="001348EE"/>
    <w:rsid w:val="0013768B"/>
    <w:rsid w:val="001401C8"/>
    <w:rsid w:val="001427E5"/>
    <w:rsid w:val="00153625"/>
    <w:rsid w:val="00154091"/>
    <w:rsid w:val="001603A6"/>
    <w:rsid w:val="00161623"/>
    <w:rsid w:val="001621CA"/>
    <w:rsid w:val="00163B59"/>
    <w:rsid w:val="00166DFC"/>
    <w:rsid w:val="001807D1"/>
    <w:rsid w:val="00180E0C"/>
    <w:rsid w:val="0018314F"/>
    <w:rsid w:val="001977AB"/>
    <w:rsid w:val="001A0401"/>
    <w:rsid w:val="001A3C48"/>
    <w:rsid w:val="001A78C5"/>
    <w:rsid w:val="001B0DD5"/>
    <w:rsid w:val="001B4151"/>
    <w:rsid w:val="001C1ED6"/>
    <w:rsid w:val="001C2B71"/>
    <w:rsid w:val="001C7FFA"/>
    <w:rsid w:val="001D0DF0"/>
    <w:rsid w:val="001D1413"/>
    <w:rsid w:val="001D3A0A"/>
    <w:rsid w:val="001D4767"/>
    <w:rsid w:val="001D5B85"/>
    <w:rsid w:val="001E0DB2"/>
    <w:rsid w:val="001E1EFF"/>
    <w:rsid w:val="001E383C"/>
    <w:rsid w:val="001E4455"/>
    <w:rsid w:val="001F2FC7"/>
    <w:rsid w:val="001F36A7"/>
    <w:rsid w:val="001F7386"/>
    <w:rsid w:val="00200B50"/>
    <w:rsid w:val="00213990"/>
    <w:rsid w:val="00214DC3"/>
    <w:rsid w:val="00221983"/>
    <w:rsid w:val="00222192"/>
    <w:rsid w:val="002250E3"/>
    <w:rsid w:val="0022540E"/>
    <w:rsid w:val="0022565A"/>
    <w:rsid w:val="002272CF"/>
    <w:rsid w:val="00237EC5"/>
    <w:rsid w:val="00246577"/>
    <w:rsid w:val="00247164"/>
    <w:rsid w:val="00247572"/>
    <w:rsid w:val="0025221E"/>
    <w:rsid w:val="0025249B"/>
    <w:rsid w:val="00261A3A"/>
    <w:rsid w:val="00261EBC"/>
    <w:rsid w:val="002627C9"/>
    <w:rsid w:val="002651D2"/>
    <w:rsid w:val="00266513"/>
    <w:rsid w:val="00266FE1"/>
    <w:rsid w:val="00267658"/>
    <w:rsid w:val="00271392"/>
    <w:rsid w:val="00287D83"/>
    <w:rsid w:val="002906B2"/>
    <w:rsid w:val="00295DCF"/>
    <w:rsid w:val="002961EC"/>
    <w:rsid w:val="002A053C"/>
    <w:rsid w:val="002A13FC"/>
    <w:rsid w:val="002A7502"/>
    <w:rsid w:val="002B005B"/>
    <w:rsid w:val="002B3594"/>
    <w:rsid w:val="002B396B"/>
    <w:rsid w:val="002B3EF2"/>
    <w:rsid w:val="002B7403"/>
    <w:rsid w:val="002C0A6D"/>
    <w:rsid w:val="002C3B66"/>
    <w:rsid w:val="002C5214"/>
    <w:rsid w:val="002C567F"/>
    <w:rsid w:val="002C71D1"/>
    <w:rsid w:val="002D0EC6"/>
    <w:rsid w:val="002D2080"/>
    <w:rsid w:val="002D3305"/>
    <w:rsid w:val="002F5781"/>
    <w:rsid w:val="002F60D9"/>
    <w:rsid w:val="00306AEA"/>
    <w:rsid w:val="00310AB3"/>
    <w:rsid w:val="00311175"/>
    <w:rsid w:val="003173A7"/>
    <w:rsid w:val="00320E50"/>
    <w:rsid w:val="00321745"/>
    <w:rsid w:val="003359E1"/>
    <w:rsid w:val="0034266B"/>
    <w:rsid w:val="003434A5"/>
    <w:rsid w:val="003471CE"/>
    <w:rsid w:val="003472CD"/>
    <w:rsid w:val="00347725"/>
    <w:rsid w:val="00347ED6"/>
    <w:rsid w:val="0035280F"/>
    <w:rsid w:val="003655F5"/>
    <w:rsid w:val="00370EEF"/>
    <w:rsid w:val="00375780"/>
    <w:rsid w:val="00376EC1"/>
    <w:rsid w:val="00376F8A"/>
    <w:rsid w:val="003772CA"/>
    <w:rsid w:val="0038053D"/>
    <w:rsid w:val="00391467"/>
    <w:rsid w:val="00397C7A"/>
    <w:rsid w:val="003A4846"/>
    <w:rsid w:val="003B609B"/>
    <w:rsid w:val="003C4812"/>
    <w:rsid w:val="003C612C"/>
    <w:rsid w:val="003C7C8B"/>
    <w:rsid w:val="003E398D"/>
    <w:rsid w:val="003E3E35"/>
    <w:rsid w:val="003E5171"/>
    <w:rsid w:val="003E719D"/>
    <w:rsid w:val="003F4265"/>
    <w:rsid w:val="003F42F6"/>
    <w:rsid w:val="003F4FE1"/>
    <w:rsid w:val="0040610A"/>
    <w:rsid w:val="00413898"/>
    <w:rsid w:val="00417341"/>
    <w:rsid w:val="00421DCA"/>
    <w:rsid w:val="00436DC3"/>
    <w:rsid w:val="00443F20"/>
    <w:rsid w:val="00452AEF"/>
    <w:rsid w:val="00454C97"/>
    <w:rsid w:val="0045735D"/>
    <w:rsid w:val="004605B6"/>
    <w:rsid w:val="00460C5E"/>
    <w:rsid w:val="00463F28"/>
    <w:rsid w:val="00470560"/>
    <w:rsid w:val="00472F47"/>
    <w:rsid w:val="0047630F"/>
    <w:rsid w:val="00485D02"/>
    <w:rsid w:val="00486D56"/>
    <w:rsid w:val="00490BCA"/>
    <w:rsid w:val="00495062"/>
    <w:rsid w:val="00495FFA"/>
    <w:rsid w:val="004A17EA"/>
    <w:rsid w:val="004B3B2C"/>
    <w:rsid w:val="004B3EBD"/>
    <w:rsid w:val="004B5787"/>
    <w:rsid w:val="004B5E5D"/>
    <w:rsid w:val="004C09FE"/>
    <w:rsid w:val="004C21F3"/>
    <w:rsid w:val="004C2AE3"/>
    <w:rsid w:val="004C2B58"/>
    <w:rsid w:val="004C54DF"/>
    <w:rsid w:val="004D64B0"/>
    <w:rsid w:val="004D7DDF"/>
    <w:rsid w:val="004E0F38"/>
    <w:rsid w:val="004E4DB3"/>
    <w:rsid w:val="004E55F2"/>
    <w:rsid w:val="004E7B36"/>
    <w:rsid w:val="0051175B"/>
    <w:rsid w:val="005156F3"/>
    <w:rsid w:val="00523BEE"/>
    <w:rsid w:val="00530339"/>
    <w:rsid w:val="00536424"/>
    <w:rsid w:val="00546551"/>
    <w:rsid w:val="00560BC7"/>
    <w:rsid w:val="0056198A"/>
    <w:rsid w:val="00561A1B"/>
    <w:rsid w:val="00563768"/>
    <w:rsid w:val="00563FC6"/>
    <w:rsid w:val="00567679"/>
    <w:rsid w:val="00570195"/>
    <w:rsid w:val="00584601"/>
    <w:rsid w:val="0058494A"/>
    <w:rsid w:val="00584B7E"/>
    <w:rsid w:val="00584D25"/>
    <w:rsid w:val="00585261"/>
    <w:rsid w:val="005869B4"/>
    <w:rsid w:val="00591577"/>
    <w:rsid w:val="00592615"/>
    <w:rsid w:val="005A1BDC"/>
    <w:rsid w:val="005A2B23"/>
    <w:rsid w:val="005A4764"/>
    <w:rsid w:val="005A5BF5"/>
    <w:rsid w:val="005A5F41"/>
    <w:rsid w:val="005B3BA2"/>
    <w:rsid w:val="005B67EB"/>
    <w:rsid w:val="005B75BC"/>
    <w:rsid w:val="005C18E1"/>
    <w:rsid w:val="005C2E9D"/>
    <w:rsid w:val="005C6238"/>
    <w:rsid w:val="005C6587"/>
    <w:rsid w:val="005D1653"/>
    <w:rsid w:val="005D2056"/>
    <w:rsid w:val="005D799C"/>
    <w:rsid w:val="005E4C7A"/>
    <w:rsid w:val="005E7C76"/>
    <w:rsid w:val="005F023C"/>
    <w:rsid w:val="005F185D"/>
    <w:rsid w:val="005F21E6"/>
    <w:rsid w:val="0060114F"/>
    <w:rsid w:val="0061155A"/>
    <w:rsid w:val="006133AB"/>
    <w:rsid w:val="00623E89"/>
    <w:rsid w:val="00633219"/>
    <w:rsid w:val="006421B9"/>
    <w:rsid w:val="00642872"/>
    <w:rsid w:val="00642AAE"/>
    <w:rsid w:val="006558DA"/>
    <w:rsid w:val="00660C00"/>
    <w:rsid w:val="00661E8E"/>
    <w:rsid w:val="006655EF"/>
    <w:rsid w:val="006702BF"/>
    <w:rsid w:val="00676229"/>
    <w:rsid w:val="00683093"/>
    <w:rsid w:val="00695E55"/>
    <w:rsid w:val="006A3C2E"/>
    <w:rsid w:val="006B2F91"/>
    <w:rsid w:val="006C1430"/>
    <w:rsid w:val="006C3402"/>
    <w:rsid w:val="006C53E7"/>
    <w:rsid w:val="006C555A"/>
    <w:rsid w:val="006D1AD3"/>
    <w:rsid w:val="006D1F56"/>
    <w:rsid w:val="006D23BA"/>
    <w:rsid w:val="006E752C"/>
    <w:rsid w:val="006F09A1"/>
    <w:rsid w:val="006F3E88"/>
    <w:rsid w:val="006F76F7"/>
    <w:rsid w:val="006F79D0"/>
    <w:rsid w:val="006F7A8B"/>
    <w:rsid w:val="007016D6"/>
    <w:rsid w:val="00703749"/>
    <w:rsid w:val="00706696"/>
    <w:rsid w:val="00707AE2"/>
    <w:rsid w:val="007125D5"/>
    <w:rsid w:val="00712671"/>
    <w:rsid w:val="00713270"/>
    <w:rsid w:val="00713B65"/>
    <w:rsid w:val="00715E82"/>
    <w:rsid w:val="0072333E"/>
    <w:rsid w:val="00723C7D"/>
    <w:rsid w:val="00723D06"/>
    <w:rsid w:val="00726C7E"/>
    <w:rsid w:val="00730519"/>
    <w:rsid w:val="00733B23"/>
    <w:rsid w:val="007556DD"/>
    <w:rsid w:val="00757830"/>
    <w:rsid w:val="007614CE"/>
    <w:rsid w:val="00766598"/>
    <w:rsid w:val="00774AA2"/>
    <w:rsid w:val="007755BD"/>
    <w:rsid w:val="007860E4"/>
    <w:rsid w:val="007908B0"/>
    <w:rsid w:val="00791230"/>
    <w:rsid w:val="00791525"/>
    <w:rsid w:val="007922D6"/>
    <w:rsid w:val="007A0B26"/>
    <w:rsid w:val="007A4397"/>
    <w:rsid w:val="007A5D22"/>
    <w:rsid w:val="007A646D"/>
    <w:rsid w:val="007B6024"/>
    <w:rsid w:val="007C0802"/>
    <w:rsid w:val="007C5922"/>
    <w:rsid w:val="007C72A6"/>
    <w:rsid w:val="007D0633"/>
    <w:rsid w:val="007D0F6E"/>
    <w:rsid w:val="007D70A2"/>
    <w:rsid w:val="007E50E9"/>
    <w:rsid w:val="007E6887"/>
    <w:rsid w:val="007E69F4"/>
    <w:rsid w:val="00804341"/>
    <w:rsid w:val="00811A98"/>
    <w:rsid w:val="00816E3C"/>
    <w:rsid w:val="00817809"/>
    <w:rsid w:val="008222E7"/>
    <w:rsid w:val="00822A67"/>
    <w:rsid w:val="008249B1"/>
    <w:rsid w:val="00826BE6"/>
    <w:rsid w:val="00840C40"/>
    <w:rsid w:val="00843877"/>
    <w:rsid w:val="00843F2A"/>
    <w:rsid w:val="008459D9"/>
    <w:rsid w:val="008507AB"/>
    <w:rsid w:val="008510DC"/>
    <w:rsid w:val="00853754"/>
    <w:rsid w:val="00855A5B"/>
    <w:rsid w:val="00864465"/>
    <w:rsid w:val="008652CE"/>
    <w:rsid w:val="00875465"/>
    <w:rsid w:val="008763DE"/>
    <w:rsid w:val="00881890"/>
    <w:rsid w:val="00895C95"/>
    <w:rsid w:val="0089686D"/>
    <w:rsid w:val="008A297C"/>
    <w:rsid w:val="008A7FFC"/>
    <w:rsid w:val="008B0EF6"/>
    <w:rsid w:val="008B1B1B"/>
    <w:rsid w:val="008B675C"/>
    <w:rsid w:val="008C2F5D"/>
    <w:rsid w:val="008D76AB"/>
    <w:rsid w:val="008E1BA1"/>
    <w:rsid w:val="008E68E9"/>
    <w:rsid w:val="008F21B6"/>
    <w:rsid w:val="008F3FF6"/>
    <w:rsid w:val="00900F4E"/>
    <w:rsid w:val="00901860"/>
    <w:rsid w:val="00902A39"/>
    <w:rsid w:val="00904A3B"/>
    <w:rsid w:val="00905288"/>
    <w:rsid w:val="0092290D"/>
    <w:rsid w:val="009249C3"/>
    <w:rsid w:val="00942E32"/>
    <w:rsid w:val="00950315"/>
    <w:rsid w:val="009559C3"/>
    <w:rsid w:val="00963A45"/>
    <w:rsid w:val="00963B9B"/>
    <w:rsid w:val="009643B4"/>
    <w:rsid w:val="009658F4"/>
    <w:rsid w:val="00966A6B"/>
    <w:rsid w:val="009678FC"/>
    <w:rsid w:val="009732A6"/>
    <w:rsid w:val="00975F2B"/>
    <w:rsid w:val="009850AC"/>
    <w:rsid w:val="009858FB"/>
    <w:rsid w:val="0099026C"/>
    <w:rsid w:val="009969AF"/>
    <w:rsid w:val="009A7691"/>
    <w:rsid w:val="009B5D6F"/>
    <w:rsid w:val="009C44B3"/>
    <w:rsid w:val="009C6539"/>
    <w:rsid w:val="009C7407"/>
    <w:rsid w:val="009C7EF0"/>
    <w:rsid w:val="009D2852"/>
    <w:rsid w:val="009D4885"/>
    <w:rsid w:val="009D5367"/>
    <w:rsid w:val="009E5341"/>
    <w:rsid w:val="009E62C7"/>
    <w:rsid w:val="009F1FDC"/>
    <w:rsid w:val="009F2A52"/>
    <w:rsid w:val="009F647B"/>
    <w:rsid w:val="00A10D1F"/>
    <w:rsid w:val="00A17E00"/>
    <w:rsid w:val="00A2261C"/>
    <w:rsid w:val="00A243FE"/>
    <w:rsid w:val="00A3217B"/>
    <w:rsid w:val="00A32F65"/>
    <w:rsid w:val="00A37F3A"/>
    <w:rsid w:val="00A432D9"/>
    <w:rsid w:val="00A53B55"/>
    <w:rsid w:val="00A553F6"/>
    <w:rsid w:val="00A55E3A"/>
    <w:rsid w:val="00A577AD"/>
    <w:rsid w:val="00A612D1"/>
    <w:rsid w:val="00A631A9"/>
    <w:rsid w:val="00A74C08"/>
    <w:rsid w:val="00A74C5C"/>
    <w:rsid w:val="00A74DBF"/>
    <w:rsid w:val="00A80DAC"/>
    <w:rsid w:val="00A84650"/>
    <w:rsid w:val="00A92288"/>
    <w:rsid w:val="00A92683"/>
    <w:rsid w:val="00A93B50"/>
    <w:rsid w:val="00A95635"/>
    <w:rsid w:val="00A960D9"/>
    <w:rsid w:val="00A97915"/>
    <w:rsid w:val="00AA6960"/>
    <w:rsid w:val="00AB0BDC"/>
    <w:rsid w:val="00AB3F88"/>
    <w:rsid w:val="00AC36BC"/>
    <w:rsid w:val="00AD3165"/>
    <w:rsid w:val="00AE1931"/>
    <w:rsid w:val="00AE4FC1"/>
    <w:rsid w:val="00AE69B4"/>
    <w:rsid w:val="00AE7AE2"/>
    <w:rsid w:val="00AF5080"/>
    <w:rsid w:val="00AF6446"/>
    <w:rsid w:val="00AF7273"/>
    <w:rsid w:val="00B04D6E"/>
    <w:rsid w:val="00B138F8"/>
    <w:rsid w:val="00B14811"/>
    <w:rsid w:val="00B15706"/>
    <w:rsid w:val="00B15888"/>
    <w:rsid w:val="00B158C7"/>
    <w:rsid w:val="00B25EA9"/>
    <w:rsid w:val="00B31010"/>
    <w:rsid w:val="00B31CC9"/>
    <w:rsid w:val="00B325F6"/>
    <w:rsid w:val="00B329E6"/>
    <w:rsid w:val="00B36E58"/>
    <w:rsid w:val="00B41042"/>
    <w:rsid w:val="00B44D5D"/>
    <w:rsid w:val="00B45874"/>
    <w:rsid w:val="00B51949"/>
    <w:rsid w:val="00B55F17"/>
    <w:rsid w:val="00B619C0"/>
    <w:rsid w:val="00B64D55"/>
    <w:rsid w:val="00B65868"/>
    <w:rsid w:val="00B72629"/>
    <w:rsid w:val="00B74C34"/>
    <w:rsid w:val="00B76059"/>
    <w:rsid w:val="00B77605"/>
    <w:rsid w:val="00B86776"/>
    <w:rsid w:val="00B91FE4"/>
    <w:rsid w:val="00B96616"/>
    <w:rsid w:val="00BA2410"/>
    <w:rsid w:val="00BA4132"/>
    <w:rsid w:val="00BA5429"/>
    <w:rsid w:val="00BB0000"/>
    <w:rsid w:val="00BB181A"/>
    <w:rsid w:val="00BB6EA1"/>
    <w:rsid w:val="00BC04A4"/>
    <w:rsid w:val="00BC33FB"/>
    <w:rsid w:val="00BC4777"/>
    <w:rsid w:val="00BC5DAE"/>
    <w:rsid w:val="00BC5E19"/>
    <w:rsid w:val="00BC7509"/>
    <w:rsid w:val="00BD01A7"/>
    <w:rsid w:val="00BD0BDF"/>
    <w:rsid w:val="00BD4F94"/>
    <w:rsid w:val="00BE05F4"/>
    <w:rsid w:val="00BF220E"/>
    <w:rsid w:val="00BF381A"/>
    <w:rsid w:val="00BF5A37"/>
    <w:rsid w:val="00BF5D52"/>
    <w:rsid w:val="00BF5E17"/>
    <w:rsid w:val="00C05092"/>
    <w:rsid w:val="00C10EE9"/>
    <w:rsid w:val="00C2442F"/>
    <w:rsid w:val="00C3427E"/>
    <w:rsid w:val="00C34863"/>
    <w:rsid w:val="00C3692B"/>
    <w:rsid w:val="00C40E42"/>
    <w:rsid w:val="00C42364"/>
    <w:rsid w:val="00C46719"/>
    <w:rsid w:val="00C4779A"/>
    <w:rsid w:val="00C511BA"/>
    <w:rsid w:val="00C54E08"/>
    <w:rsid w:val="00C55E60"/>
    <w:rsid w:val="00C71345"/>
    <w:rsid w:val="00C723DB"/>
    <w:rsid w:val="00C733FC"/>
    <w:rsid w:val="00C76609"/>
    <w:rsid w:val="00C8045C"/>
    <w:rsid w:val="00C827F6"/>
    <w:rsid w:val="00C85B77"/>
    <w:rsid w:val="00C87FA6"/>
    <w:rsid w:val="00C902E1"/>
    <w:rsid w:val="00CA2A22"/>
    <w:rsid w:val="00CA5E5F"/>
    <w:rsid w:val="00CB2077"/>
    <w:rsid w:val="00CC09CC"/>
    <w:rsid w:val="00CC16F8"/>
    <w:rsid w:val="00CC19EC"/>
    <w:rsid w:val="00CC7E39"/>
    <w:rsid w:val="00CD0BD0"/>
    <w:rsid w:val="00CD417C"/>
    <w:rsid w:val="00CD61C2"/>
    <w:rsid w:val="00CD6486"/>
    <w:rsid w:val="00CD64C8"/>
    <w:rsid w:val="00CD6626"/>
    <w:rsid w:val="00CE3975"/>
    <w:rsid w:val="00CE3F01"/>
    <w:rsid w:val="00CE4D29"/>
    <w:rsid w:val="00CE7C81"/>
    <w:rsid w:val="00CF443B"/>
    <w:rsid w:val="00CF775E"/>
    <w:rsid w:val="00D0228A"/>
    <w:rsid w:val="00D10C80"/>
    <w:rsid w:val="00D1174C"/>
    <w:rsid w:val="00D13A7A"/>
    <w:rsid w:val="00D163A5"/>
    <w:rsid w:val="00D21741"/>
    <w:rsid w:val="00D35D20"/>
    <w:rsid w:val="00D559A3"/>
    <w:rsid w:val="00D60F19"/>
    <w:rsid w:val="00D61DA8"/>
    <w:rsid w:val="00D666B5"/>
    <w:rsid w:val="00D82EDC"/>
    <w:rsid w:val="00D870B3"/>
    <w:rsid w:val="00D87754"/>
    <w:rsid w:val="00D909F2"/>
    <w:rsid w:val="00D90EA8"/>
    <w:rsid w:val="00D94296"/>
    <w:rsid w:val="00DA0571"/>
    <w:rsid w:val="00DA7D00"/>
    <w:rsid w:val="00DC00E0"/>
    <w:rsid w:val="00DC5709"/>
    <w:rsid w:val="00DD2C92"/>
    <w:rsid w:val="00DD4FA5"/>
    <w:rsid w:val="00DD6453"/>
    <w:rsid w:val="00DD7F37"/>
    <w:rsid w:val="00DE1DCF"/>
    <w:rsid w:val="00DE3F29"/>
    <w:rsid w:val="00DE54D2"/>
    <w:rsid w:val="00DE62C2"/>
    <w:rsid w:val="00DE71B6"/>
    <w:rsid w:val="00DF0E33"/>
    <w:rsid w:val="00DF2E6F"/>
    <w:rsid w:val="00DF309F"/>
    <w:rsid w:val="00E11912"/>
    <w:rsid w:val="00E20202"/>
    <w:rsid w:val="00E20ACF"/>
    <w:rsid w:val="00E232DD"/>
    <w:rsid w:val="00E241F4"/>
    <w:rsid w:val="00E2652D"/>
    <w:rsid w:val="00E31DC8"/>
    <w:rsid w:val="00E32822"/>
    <w:rsid w:val="00E43E8F"/>
    <w:rsid w:val="00E44C39"/>
    <w:rsid w:val="00E44E4B"/>
    <w:rsid w:val="00E52700"/>
    <w:rsid w:val="00E54A64"/>
    <w:rsid w:val="00E571D7"/>
    <w:rsid w:val="00E63579"/>
    <w:rsid w:val="00E6472D"/>
    <w:rsid w:val="00E66CAB"/>
    <w:rsid w:val="00E74232"/>
    <w:rsid w:val="00E74A03"/>
    <w:rsid w:val="00E750F4"/>
    <w:rsid w:val="00E75E7D"/>
    <w:rsid w:val="00E8372A"/>
    <w:rsid w:val="00E87012"/>
    <w:rsid w:val="00E87B3B"/>
    <w:rsid w:val="00E9046C"/>
    <w:rsid w:val="00E90535"/>
    <w:rsid w:val="00E93837"/>
    <w:rsid w:val="00EA4690"/>
    <w:rsid w:val="00EC1A20"/>
    <w:rsid w:val="00EC1BDD"/>
    <w:rsid w:val="00EC6CFB"/>
    <w:rsid w:val="00EC6D6B"/>
    <w:rsid w:val="00ED4B22"/>
    <w:rsid w:val="00ED7D22"/>
    <w:rsid w:val="00EE52D3"/>
    <w:rsid w:val="00EE6B8F"/>
    <w:rsid w:val="00EF6055"/>
    <w:rsid w:val="00EF6DA8"/>
    <w:rsid w:val="00F00640"/>
    <w:rsid w:val="00F05A21"/>
    <w:rsid w:val="00F1269E"/>
    <w:rsid w:val="00F274CE"/>
    <w:rsid w:val="00F27E13"/>
    <w:rsid w:val="00F3135B"/>
    <w:rsid w:val="00F314AB"/>
    <w:rsid w:val="00F44695"/>
    <w:rsid w:val="00F47BC1"/>
    <w:rsid w:val="00F53151"/>
    <w:rsid w:val="00F5549B"/>
    <w:rsid w:val="00F66DBB"/>
    <w:rsid w:val="00F7060F"/>
    <w:rsid w:val="00F87212"/>
    <w:rsid w:val="00F91416"/>
    <w:rsid w:val="00FB5A07"/>
    <w:rsid w:val="00FC0BE8"/>
    <w:rsid w:val="00FC152E"/>
    <w:rsid w:val="00FD4F7C"/>
    <w:rsid w:val="00FD6F50"/>
    <w:rsid w:val="00FE180C"/>
    <w:rsid w:val="00FE3F1D"/>
    <w:rsid w:val="00FE78E1"/>
    <w:rsid w:val="00FF1839"/>
    <w:rsid w:val="00FF773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A6BFB756-5147-4664-9F84-975407B18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FA6"/>
  </w:style>
  <w:style w:type="paragraph" w:styleId="Heading1">
    <w:name w:val="heading 1"/>
    <w:basedOn w:val="Normal"/>
    <w:link w:val="Heading1Char"/>
    <w:uiPriority w:val="9"/>
    <w:qFormat/>
    <w:rsid w:val="009249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249C3"/>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132"/>
    <w:pPr>
      <w:ind w:left="720"/>
      <w:contextualSpacing/>
    </w:pPr>
  </w:style>
  <w:style w:type="character" w:styleId="PlaceholderText">
    <w:name w:val="Placeholder Text"/>
    <w:basedOn w:val="DefaultParagraphFont"/>
    <w:uiPriority w:val="99"/>
    <w:semiHidden/>
    <w:rsid w:val="00BA4132"/>
    <w:rPr>
      <w:color w:val="808080"/>
    </w:rPr>
  </w:style>
  <w:style w:type="character" w:customStyle="1" w:styleId="Heading1Char">
    <w:name w:val="Heading 1 Char"/>
    <w:basedOn w:val="DefaultParagraphFont"/>
    <w:link w:val="Heading1"/>
    <w:uiPriority w:val="9"/>
    <w:rsid w:val="009249C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249C3"/>
    <w:rPr>
      <w:rFonts w:ascii="Times New Roman" w:eastAsia="Times New Roman" w:hAnsi="Times New Roman" w:cs="Times New Roman"/>
      <w:b/>
      <w:bCs/>
      <w:kern w:val="0"/>
      <w:sz w:val="36"/>
      <w:szCs w:val="36"/>
    </w:rPr>
  </w:style>
  <w:style w:type="paragraph" w:styleId="NormalWeb">
    <w:name w:val="Normal (Web)"/>
    <w:basedOn w:val="Normal"/>
    <w:uiPriority w:val="99"/>
    <w:unhideWhenUsed/>
    <w:rsid w:val="009249C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9249C3"/>
    <w:rPr>
      <w:color w:val="0000FF"/>
      <w:u w:val="single"/>
    </w:rPr>
  </w:style>
  <w:style w:type="table" w:styleId="TableGrid">
    <w:name w:val="Table Grid"/>
    <w:basedOn w:val="TableNormal"/>
    <w:uiPriority w:val="39"/>
    <w:rsid w:val="001F3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E62C2"/>
    <w:rPr>
      <w:rFonts w:ascii="Times-Roman" w:hAnsi="Times-Roman" w:hint="default"/>
      <w:b w:val="0"/>
      <w:bCs w:val="0"/>
      <w:i w:val="0"/>
      <w:iCs w:val="0"/>
      <w:color w:val="000000"/>
      <w:sz w:val="20"/>
      <w:szCs w:val="20"/>
    </w:rPr>
  </w:style>
  <w:style w:type="character" w:customStyle="1" w:styleId="fontstyle21">
    <w:name w:val="fontstyle21"/>
    <w:basedOn w:val="DefaultParagraphFont"/>
    <w:rsid w:val="00DE62C2"/>
    <w:rPr>
      <w:rFonts w:ascii="Times-Italic" w:hAnsi="Times-Italic" w:hint="default"/>
      <w:b w:val="0"/>
      <w:bCs w:val="0"/>
      <w:i/>
      <w:iCs/>
      <w:color w:val="000000"/>
      <w:sz w:val="20"/>
      <w:szCs w:val="20"/>
    </w:rPr>
  </w:style>
  <w:style w:type="character" w:customStyle="1" w:styleId="fontstyle31">
    <w:name w:val="fontstyle31"/>
    <w:basedOn w:val="DefaultParagraphFont"/>
    <w:rsid w:val="00DE62C2"/>
    <w:rPr>
      <w:rFonts w:ascii="Symbol" w:hAnsi="Symbol" w:hint="default"/>
      <w:b w:val="0"/>
      <w:bCs w:val="0"/>
      <w:i w:val="0"/>
      <w:iCs w:val="0"/>
      <w:color w:val="000000"/>
      <w:sz w:val="28"/>
      <w:szCs w:val="28"/>
    </w:rPr>
  </w:style>
  <w:style w:type="paragraph" w:styleId="Revision">
    <w:name w:val="Revision"/>
    <w:hidden/>
    <w:uiPriority w:val="99"/>
    <w:semiHidden/>
    <w:rsid w:val="008F21B6"/>
    <w:pPr>
      <w:spacing w:after="0" w:line="240" w:lineRule="auto"/>
    </w:pPr>
  </w:style>
  <w:style w:type="character" w:styleId="Emphasis">
    <w:name w:val="Emphasis"/>
    <w:basedOn w:val="DefaultParagraphFont"/>
    <w:uiPriority w:val="20"/>
    <w:qFormat/>
    <w:rsid w:val="00443F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80668">
      <w:bodyDiv w:val="1"/>
      <w:marLeft w:val="0"/>
      <w:marRight w:val="0"/>
      <w:marTop w:val="0"/>
      <w:marBottom w:val="0"/>
      <w:divBdr>
        <w:top w:val="none" w:sz="0" w:space="0" w:color="auto"/>
        <w:left w:val="none" w:sz="0" w:space="0" w:color="auto"/>
        <w:bottom w:val="none" w:sz="0" w:space="0" w:color="auto"/>
        <w:right w:val="none" w:sz="0" w:space="0" w:color="auto"/>
      </w:divBdr>
    </w:div>
    <w:div w:id="771432360">
      <w:bodyDiv w:val="1"/>
      <w:marLeft w:val="0"/>
      <w:marRight w:val="0"/>
      <w:marTop w:val="0"/>
      <w:marBottom w:val="0"/>
      <w:divBdr>
        <w:top w:val="none" w:sz="0" w:space="0" w:color="auto"/>
        <w:left w:val="none" w:sz="0" w:space="0" w:color="auto"/>
        <w:bottom w:val="none" w:sz="0" w:space="0" w:color="auto"/>
        <w:right w:val="none" w:sz="0" w:space="0" w:color="auto"/>
      </w:divBdr>
    </w:div>
    <w:div w:id="992611466">
      <w:bodyDiv w:val="1"/>
      <w:marLeft w:val="0"/>
      <w:marRight w:val="0"/>
      <w:marTop w:val="0"/>
      <w:marBottom w:val="0"/>
      <w:divBdr>
        <w:top w:val="none" w:sz="0" w:space="0" w:color="auto"/>
        <w:left w:val="none" w:sz="0" w:space="0" w:color="auto"/>
        <w:bottom w:val="none" w:sz="0" w:space="0" w:color="auto"/>
        <w:right w:val="none" w:sz="0" w:space="0" w:color="auto"/>
      </w:divBdr>
    </w:div>
    <w:div w:id="1033384403">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1195846394">
      <w:bodyDiv w:val="1"/>
      <w:marLeft w:val="0"/>
      <w:marRight w:val="0"/>
      <w:marTop w:val="0"/>
      <w:marBottom w:val="0"/>
      <w:divBdr>
        <w:top w:val="none" w:sz="0" w:space="0" w:color="auto"/>
        <w:left w:val="none" w:sz="0" w:space="0" w:color="auto"/>
        <w:bottom w:val="none" w:sz="0" w:space="0" w:color="auto"/>
        <w:right w:val="none" w:sz="0" w:space="0" w:color="auto"/>
      </w:divBdr>
    </w:div>
    <w:div w:id="1491796438">
      <w:bodyDiv w:val="1"/>
      <w:marLeft w:val="0"/>
      <w:marRight w:val="0"/>
      <w:marTop w:val="0"/>
      <w:marBottom w:val="0"/>
      <w:divBdr>
        <w:top w:val="none" w:sz="0" w:space="0" w:color="auto"/>
        <w:left w:val="none" w:sz="0" w:space="0" w:color="auto"/>
        <w:bottom w:val="none" w:sz="0" w:space="0" w:color="auto"/>
        <w:right w:val="none" w:sz="0" w:space="0" w:color="auto"/>
      </w:divBdr>
    </w:div>
    <w:div w:id="1517382315">
      <w:bodyDiv w:val="1"/>
      <w:marLeft w:val="0"/>
      <w:marRight w:val="0"/>
      <w:marTop w:val="0"/>
      <w:marBottom w:val="0"/>
      <w:divBdr>
        <w:top w:val="none" w:sz="0" w:space="0" w:color="auto"/>
        <w:left w:val="none" w:sz="0" w:space="0" w:color="auto"/>
        <w:bottom w:val="none" w:sz="0" w:space="0" w:color="auto"/>
        <w:right w:val="none" w:sz="0" w:space="0" w:color="auto"/>
      </w:divBdr>
    </w:div>
    <w:div w:id="1674599487">
      <w:bodyDiv w:val="1"/>
      <w:marLeft w:val="0"/>
      <w:marRight w:val="0"/>
      <w:marTop w:val="0"/>
      <w:marBottom w:val="0"/>
      <w:divBdr>
        <w:top w:val="none" w:sz="0" w:space="0" w:color="auto"/>
        <w:left w:val="none" w:sz="0" w:space="0" w:color="auto"/>
        <w:bottom w:val="none" w:sz="0" w:space="0" w:color="auto"/>
        <w:right w:val="none" w:sz="0" w:space="0" w:color="auto"/>
      </w:divBdr>
    </w:div>
    <w:div w:id="2090692940">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2471</TotalTime>
  <Pages>32</Pages>
  <Words>8898</Words>
  <Characters>50724</Characters>
  <Application>Microsoft Office Word</Application>
  <DocSecurity>0</DocSecurity>
  <Lines>422</Lines>
  <Paragraphs>119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Phùng Đình</dc:creator>
  <cp:keywords/>
  <dc:description/>
  <cp:lastModifiedBy>admin</cp:lastModifiedBy>
  <cp:revision>6</cp:revision>
  <cp:lastPrinted>2024-02-04T07:03:00Z</cp:lastPrinted>
  <dcterms:created xsi:type="dcterms:W3CDTF">2024-01-30T10:30:00Z</dcterms:created>
  <dcterms:modified xsi:type="dcterms:W3CDTF">2024-02-19T10:15:00Z</dcterms:modified>
</cp:coreProperties>
</file>